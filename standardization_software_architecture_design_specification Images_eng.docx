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right"/>
        <w:tblBorders>
          <w:top w:val="single" w:sz="4" w:space="0" w:color="auto"/>
          <w:left w:val="single" w:sz="4" w:space="0" w:color="auto"/>
          <w:bottom w:val="single" w:sz="4" w:space="0" w:color="auto"/>
          <w:right w:val="single" w:sz="4" w:space="0" w:color="auto"/>
          <w:insideV w:val="single" w:sz="4" w:space="0" w:color="auto"/>
        </w:tblBorders>
        <w:tblLook w:val="04A0"/>
      </w:tblPr>
      <w:tblGrid>
        <w:gridCol w:w="1260"/>
        <w:gridCol w:w="1157"/>
        <w:gridCol w:w="1134"/>
      </w:tblGrid>
      <w:tr w:rsidR="00CB1633" w:rsidTr="00AB43FB">
        <w:trPr>
          <w:trHeight w:val="567"/>
          <w:jc w:val="right"/>
        </w:trPr>
        <w:tc>
          <w:tcPr>
            <w:tcW w:w="2417" w:type="dxa"/>
            <w:gridSpan w:val="2"/>
            <w:tcBorders>
              <w:top w:val="nil"/>
              <w:left w:val="nil"/>
              <w:bottom w:val="single" w:sz="4" w:space="0" w:color="auto"/>
              <w:right w:val="nil"/>
            </w:tcBorders>
            <w:shd w:val="clear" w:color="auto" w:fill="auto"/>
            <w:vAlign w:val="bottom"/>
          </w:tcPr>
          <w:p w:rsidR="00CB1633" w:rsidRDefault="00CB1633">
            <w:pPr>
              <w:rPr>
                <w:szCs w:val="21"/>
              </w:rPr>
            </w:pPr>
            <w:bookmarkStart w:id="0" w:name="OLE_LINK1"/>
            <w:r>
              <w:rPr>
                <w:rFonts w:hint="eastAsia"/>
                <w:szCs w:val="21"/>
              </w:rPr>
              <w:t>Department:</w:t>
            </w:r>
          </w:p>
        </w:tc>
        <w:tc>
          <w:tcPr>
            <w:tcW w:w="1134" w:type="dxa"/>
            <w:tcBorders>
              <w:top w:val="nil"/>
              <w:left w:val="nil"/>
              <w:bottom w:val="single" w:sz="4" w:space="0" w:color="auto"/>
              <w:right w:val="nil"/>
            </w:tcBorders>
            <w:shd w:val="clear" w:color="auto" w:fill="auto"/>
          </w:tcPr>
          <w:p w:rsidR="00CB1633" w:rsidRDefault="0036051C">
            <w:pPr>
              <w:jc w:val="right"/>
              <w:rPr>
                <w:sz w:val="16"/>
                <w:szCs w:val="16"/>
              </w:rPr>
            </w:pPr>
            <w:r>
              <w:rPr>
                <w:noProof/>
              </w:rPr>
              <w:drawing>
                <wp:inline distT="0" distB="0" distL="0" distR="0">
                  <wp:extent cx="461010" cy="445135"/>
                  <wp:effectExtent l="0" t="0" r="0" b="0"/>
                  <wp:docPr id="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010" cy="445135"/>
                          </a:xfrm>
                          <a:prstGeom prst="rect">
                            <a:avLst/>
                          </a:prstGeom>
                          <a:noFill/>
                          <a:ln>
                            <a:noFill/>
                          </a:ln>
                        </pic:spPr>
                      </pic:pic>
                    </a:graphicData>
                  </a:graphic>
                </wp:inline>
              </w:drawing>
            </w:r>
          </w:p>
        </w:tc>
      </w:tr>
      <w:tr w:rsidR="00CB1633" w:rsidTr="00AB43FB">
        <w:trPr>
          <w:trHeight w:hRule="exact" w:val="362"/>
          <w:jc w:val="right"/>
        </w:trPr>
        <w:tc>
          <w:tcPr>
            <w:tcW w:w="1260" w:type="dxa"/>
            <w:tcBorders>
              <w:top w:val="single" w:sz="4" w:space="0" w:color="auto"/>
              <w:bottom w:val="nil"/>
            </w:tcBorders>
            <w:shd w:val="clear" w:color="auto" w:fill="auto"/>
          </w:tcPr>
          <w:p w:rsidR="00CB1633" w:rsidRDefault="00CB1633">
            <w:pPr>
              <w:rPr>
                <w:sz w:val="16"/>
                <w:szCs w:val="16"/>
              </w:rPr>
            </w:pPr>
            <w:r>
              <w:rPr>
                <w:rFonts w:hint="eastAsia"/>
                <w:sz w:val="16"/>
                <w:szCs w:val="16"/>
              </w:rPr>
              <w:t>Approved by</w:t>
            </w:r>
          </w:p>
        </w:tc>
        <w:tc>
          <w:tcPr>
            <w:tcW w:w="1157" w:type="dxa"/>
            <w:tcBorders>
              <w:top w:val="single" w:sz="4" w:space="0" w:color="auto"/>
              <w:bottom w:val="nil"/>
            </w:tcBorders>
            <w:shd w:val="clear" w:color="auto" w:fill="auto"/>
          </w:tcPr>
          <w:p w:rsidR="00CB1633" w:rsidRDefault="00CB1633">
            <w:pPr>
              <w:rPr>
                <w:sz w:val="16"/>
                <w:szCs w:val="16"/>
              </w:rPr>
            </w:pPr>
            <w:r>
              <w:rPr>
                <w:rFonts w:hint="eastAsia"/>
                <w:sz w:val="16"/>
                <w:szCs w:val="16"/>
              </w:rPr>
              <w:t>Checked by</w:t>
            </w:r>
          </w:p>
        </w:tc>
        <w:tc>
          <w:tcPr>
            <w:tcW w:w="1134" w:type="dxa"/>
            <w:tcBorders>
              <w:top w:val="single" w:sz="4" w:space="0" w:color="auto"/>
              <w:bottom w:val="nil"/>
            </w:tcBorders>
            <w:shd w:val="clear" w:color="auto" w:fill="auto"/>
          </w:tcPr>
          <w:p w:rsidR="00CB1633" w:rsidRDefault="00CB1633">
            <w:pPr>
              <w:rPr>
                <w:sz w:val="16"/>
                <w:szCs w:val="16"/>
              </w:rPr>
            </w:pPr>
            <w:r>
              <w:rPr>
                <w:rFonts w:hint="eastAsia"/>
                <w:sz w:val="16"/>
                <w:szCs w:val="16"/>
              </w:rPr>
              <w:t>Prepared by</w:t>
            </w:r>
          </w:p>
        </w:tc>
      </w:tr>
      <w:tr w:rsidR="00CB1633" w:rsidTr="00AB43FB">
        <w:trPr>
          <w:trHeight w:val="1152"/>
          <w:jc w:val="right"/>
        </w:trPr>
        <w:tc>
          <w:tcPr>
            <w:tcW w:w="1260" w:type="dxa"/>
            <w:tcBorders>
              <w:top w:val="nil"/>
              <w:bottom w:val="single" w:sz="4" w:space="0" w:color="auto"/>
            </w:tcBorders>
            <w:shd w:val="clear" w:color="auto" w:fill="auto"/>
            <w:vAlign w:val="center"/>
          </w:tcPr>
          <w:p w:rsidR="00CB1633" w:rsidRDefault="00CB1633">
            <w:pPr>
              <w:jc w:val="center"/>
            </w:pPr>
          </w:p>
        </w:tc>
        <w:tc>
          <w:tcPr>
            <w:tcW w:w="1157" w:type="dxa"/>
            <w:tcBorders>
              <w:top w:val="nil"/>
              <w:bottom w:val="single" w:sz="4" w:space="0" w:color="auto"/>
            </w:tcBorders>
            <w:shd w:val="clear" w:color="auto" w:fill="auto"/>
            <w:vAlign w:val="center"/>
          </w:tcPr>
          <w:p w:rsidR="00CB1633" w:rsidRDefault="00CB1633">
            <w:pPr>
              <w:jc w:val="center"/>
            </w:pPr>
          </w:p>
        </w:tc>
        <w:tc>
          <w:tcPr>
            <w:tcW w:w="1134" w:type="dxa"/>
            <w:tcBorders>
              <w:top w:val="nil"/>
              <w:bottom w:val="single" w:sz="4" w:space="0" w:color="auto"/>
            </w:tcBorders>
            <w:shd w:val="clear" w:color="auto" w:fill="auto"/>
            <w:vAlign w:val="center"/>
          </w:tcPr>
          <w:p w:rsidR="00CB1633" w:rsidRDefault="00CB1633">
            <w:pPr>
              <w:jc w:val="center"/>
            </w:pPr>
          </w:p>
        </w:tc>
      </w:tr>
    </w:tbl>
    <w:bookmarkEnd w:id="0"/>
    <w:p w:rsidR="00CB1633" w:rsidRDefault="00CB1633">
      <w:pPr>
        <w:pStyle w:val="Title"/>
      </w:pPr>
      <w:r>
        <w:rPr>
          <w:rFonts w:hint="eastAsia"/>
        </w:rPr>
        <w:t>Standardized</w:t>
      </w:r>
    </w:p>
    <w:p w:rsidR="00CB1633" w:rsidRDefault="00210A6E">
      <w:pPr>
        <w:pStyle w:val="Title"/>
      </w:pPr>
      <w:fldSimple w:instr=" TITLE   \* MERGEFORMAT ">
        <w:r w:rsidR="00CB1633">
          <w:rPr>
            <w:rFonts w:hint="eastAsia"/>
          </w:rPr>
          <w:t>Software Architecture Design Specification</w:t>
        </w:r>
      </w:fldSimple>
    </w:p>
    <w:p w:rsidR="00CB1633" w:rsidRDefault="00CB1633">
      <w:pPr>
        <w:pStyle w:val="Subtitle"/>
      </w:pPr>
      <w:r>
        <w:rPr>
          <w:rFonts w:hint="eastAsia"/>
        </w:rPr>
        <w:t>Version 01</w:t>
      </w:r>
    </w:p>
    <w:p w:rsidR="00CB1633" w:rsidRDefault="00CB1633"/>
    <w:p w:rsidR="00CB1633" w:rsidRDefault="00CB1633">
      <w:pPr>
        <w:widowControl/>
        <w:jc w:val="left"/>
      </w:pPr>
      <w:r>
        <w:br w:type="page"/>
      </w:r>
    </w:p>
    <w:p w:rsidR="00CB1633" w:rsidRDefault="00CB1633">
      <w:pPr>
        <w:rPr>
          <w:sz w:val="24"/>
          <w:szCs w:val="24"/>
        </w:rPr>
      </w:pPr>
      <w:r>
        <w:rPr>
          <w:rFonts w:hint="eastAsia"/>
          <w:sz w:val="24"/>
          <w:szCs w:val="24"/>
        </w:rPr>
        <w:lastRenderedPageBreak/>
        <w:t>Amendment history</w:t>
      </w:r>
    </w:p>
    <w:tbl>
      <w:tblPr>
        <w:tblW w:w="104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tblPr>
      <w:tblGrid>
        <w:gridCol w:w="851"/>
        <w:gridCol w:w="1418"/>
        <w:gridCol w:w="5264"/>
        <w:gridCol w:w="967"/>
        <w:gridCol w:w="968"/>
        <w:gridCol w:w="968"/>
      </w:tblGrid>
      <w:tr w:rsidR="00CB1633" w:rsidRPr="00B545A3" w:rsidTr="00AB43FB">
        <w:trPr>
          <w:cantSplit/>
          <w:trHeight w:val="575"/>
          <w:jc w:val="center"/>
        </w:trPr>
        <w:tc>
          <w:tcPr>
            <w:tcW w:w="851" w:type="dxa"/>
            <w:shd w:val="pct15" w:color="auto" w:fill="FFFFFF"/>
            <w:vAlign w:val="center"/>
          </w:tcPr>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Ve</w:t>
            </w:r>
            <w:r w:rsidR="00B545A3" w:rsidRPr="00AB43FB">
              <w:rPr>
                <w:rFonts w:ascii="Times New Roman" w:hAnsi="Times New Roman"/>
                <w:kern w:val="0"/>
                <w:sz w:val="18"/>
                <w:szCs w:val="18"/>
              </w:rPr>
              <w:t>r</w:t>
            </w:r>
            <w:r w:rsidRPr="00AB43FB">
              <w:rPr>
                <w:rFonts w:ascii="Times New Roman" w:hAnsi="Times New Roman"/>
                <w:kern w:val="0"/>
                <w:sz w:val="18"/>
                <w:szCs w:val="18"/>
              </w:rPr>
              <w:t>sion</w:t>
            </w:r>
          </w:p>
        </w:tc>
        <w:tc>
          <w:tcPr>
            <w:tcW w:w="1418" w:type="dxa"/>
            <w:shd w:val="pct15" w:color="auto" w:fill="FFFFFF"/>
            <w:vAlign w:val="center"/>
          </w:tcPr>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Date of preparation</w:t>
            </w:r>
          </w:p>
        </w:tc>
        <w:tc>
          <w:tcPr>
            <w:tcW w:w="5264" w:type="dxa"/>
            <w:shd w:val="pct15" w:color="auto" w:fill="FFFFFF"/>
            <w:vAlign w:val="center"/>
          </w:tcPr>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Revision details</w:t>
            </w:r>
          </w:p>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(Changed part, changes, affected related documents)</w:t>
            </w:r>
          </w:p>
        </w:tc>
        <w:tc>
          <w:tcPr>
            <w:tcW w:w="967" w:type="dxa"/>
            <w:shd w:val="pct15" w:color="auto" w:fill="FFFFFF"/>
            <w:vAlign w:val="center"/>
          </w:tcPr>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Prepared by</w:t>
            </w:r>
          </w:p>
        </w:tc>
        <w:tc>
          <w:tcPr>
            <w:tcW w:w="968" w:type="dxa"/>
            <w:shd w:val="pct15" w:color="auto" w:fill="FFFFFF"/>
          </w:tcPr>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Checked by</w:t>
            </w:r>
          </w:p>
        </w:tc>
        <w:tc>
          <w:tcPr>
            <w:tcW w:w="968" w:type="dxa"/>
            <w:shd w:val="pct15" w:color="auto" w:fill="FFFFFF"/>
            <w:vAlign w:val="center"/>
          </w:tcPr>
          <w:p w:rsidR="00CB1633" w:rsidRPr="00AB43FB" w:rsidRDefault="00CB1633" w:rsidP="00AB43FB">
            <w:pPr>
              <w:spacing w:line="260" w:lineRule="exact"/>
              <w:jc w:val="center"/>
              <w:rPr>
                <w:rFonts w:ascii="Times New Roman" w:hAnsi="Times New Roman"/>
                <w:kern w:val="0"/>
                <w:sz w:val="18"/>
                <w:szCs w:val="18"/>
              </w:rPr>
            </w:pPr>
            <w:r w:rsidRPr="00AB43FB">
              <w:rPr>
                <w:rFonts w:ascii="Times New Roman" w:hAnsi="Times New Roman"/>
                <w:kern w:val="0"/>
                <w:sz w:val="18"/>
                <w:szCs w:val="18"/>
              </w:rPr>
              <w:t>Approved by</w:t>
            </w:r>
          </w:p>
        </w:tc>
      </w:tr>
      <w:tr w:rsidR="00CB1633" w:rsidRPr="00B545A3" w:rsidTr="00AB43FB">
        <w:trPr>
          <w:cantSplit/>
          <w:trHeight w:val="650"/>
          <w:jc w:val="center"/>
        </w:trPr>
        <w:tc>
          <w:tcPr>
            <w:tcW w:w="851" w:type="dxa"/>
            <w:vAlign w:val="center"/>
          </w:tcPr>
          <w:p w:rsidR="00CB1633" w:rsidRPr="00AB43FB" w:rsidRDefault="00CB1633">
            <w:pPr>
              <w:snapToGrid w:val="0"/>
              <w:spacing w:line="320" w:lineRule="exact"/>
              <w:jc w:val="center"/>
              <w:rPr>
                <w:rFonts w:ascii="Times New Roman" w:hAnsi="Times New Roman"/>
                <w:kern w:val="0"/>
                <w:sz w:val="18"/>
                <w:szCs w:val="18"/>
              </w:rPr>
            </w:pPr>
            <w:r w:rsidRPr="00AB43FB">
              <w:rPr>
                <w:rFonts w:ascii="Times New Roman" w:hAnsi="Times New Roman"/>
                <w:kern w:val="0"/>
                <w:sz w:val="18"/>
                <w:szCs w:val="18"/>
              </w:rPr>
              <w:t>01</w:t>
            </w:r>
          </w:p>
        </w:tc>
        <w:tc>
          <w:tcPr>
            <w:tcW w:w="1418" w:type="dxa"/>
            <w:vAlign w:val="center"/>
          </w:tcPr>
          <w:p w:rsidR="00CB1633" w:rsidRPr="00AB43FB" w:rsidRDefault="00CB1633">
            <w:pPr>
              <w:snapToGrid w:val="0"/>
              <w:spacing w:line="320" w:lineRule="exact"/>
              <w:jc w:val="center"/>
              <w:rPr>
                <w:rFonts w:ascii="Times New Roman" w:hAnsi="Times New Roman"/>
                <w:kern w:val="0"/>
                <w:sz w:val="18"/>
                <w:szCs w:val="18"/>
              </w:rPr>
            </w:pPr>
            <w:r w:rsidRPr="00AB43FB">
              <w:rPr>
                <w:rFonts w:ascii="Times New Roman" w:hAnsi="Times New Roman"/>
                <w:kern w:val="0"/>
                <w:sz w:val="18"/>
                <w:szCs w:val="18"/>
              </w:rPr>
              <w:t>2018/10/04</w:t>
            </w:r>
          </w:p>
        </w:tc>
        <w:tc>
          <w:tcPr>
            <w:tcW w:w="5264" w:type="dxa"/>
            <w:vAlign w:val="center"/>
          </w:tcPr>
          <w:p w:rsidR="00CB1633" w:rsidRPr="00AB43FB" w:rsidRDefault="00CB1633">
            <w:pPr>
              <w:snapToGrid w:val="0"/>
              <w:spacing w:line="320" w:lineRule="exact"/>
              <w:rPr>
                <w:rFonts w:ascii="Times New Roman" w:hAnsi="Times New Roman"/>
                <w:sz w:val="18"/>
                <w:szCs w:val="18"/>
              </w:rPr>
            </w:pPr>
            <w:r w:rsidRPr="00AB43FB">
              <w:rPr>
                <w:rFonts w:ascii="Times New Roman" w:hAnsi="Times New Roman"/>
                <w:sz w:val="18"/>
                <w:szCs w:val="18"/>
              </w:rPr>
              <w:t>First version</w:t>
            </w:r>
          </w:p>
        </w:tc>
        <w:tc>
          <w:tcPr>
            <w:tcW w:w="967"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968" w:type="dxa"/>
          </w:tcPr>
          <w:p w:rsidR="00CB1633" w:rsidRPr="00AB43FB" w:rsidRDefault="00CB1633">
            <w:pPr>
              <w:snapToGrid w:val="0"/>
              <w:spacing w:line="320" w:lineRule="exact"/>
              <w:jc w:val="center"/>
              <w:rPr>
                <w:rFonts w:ascii="Times New Roman" w:hAnsi="Times New Roman"/>
                <w:kern w:val="0"/>
                <w:sz w:val="18"/>
                <w:szCs w:val="18"/>
              </w:rPr>
            </w:pPr>
          </w:p>
        </w:tc>
        <w:tc>
          <w:tcPr>
            <w:tcW w:w="968" w:type="dxa"/>
            <w:vAlign w:val="center"/>
          </w:tcPr>
          <w:p w:rsidR="00CB1633" w:rsidRPr="00AB43FB" w:rsidRDefault="00CB1633">
            <w:pPr>
              <w:snapToGrid w:val="0"/>
              <w:spacing w:line="320" w:lineRule="exact"/>
              <w:jc w:val="center"/>
              <w:rPr>
                <w:rFonts w:ascii="Times New Roman" w:hAnsi="Times New Roman"/>
                <w:kern w:val="0"/>
                <w:sz w:val="18"/>
                <w:szCs w:val="18"/>
              </w:rPr>
            </w:pPr>
          </w:p>
        </w:tc>
      </w:tr>
      <w:tr w:rsidR="00CB1633" w:rsidRPr="00B545A3" w:rsidTr="00AB43FB">
        <w:trPr>
          <w:cantSplit/>
          <w:trHeight w:val="650"/>
          <w:jc w:val="center"/>
        </w:trPr>
        <w:tc>
          <w:tcPr>
            <w:tcW w:w="851"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1418"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5264" w:type="dxa"/>
            <w:vAlign w:val="center"/>
          </w:tcPr>
          <w:p w:rsidR="00CB1633" w:rsidRPr="00AB43FB" w:rsidRDefault="00CB1633">
            <w:pPr>
              <w:snapToGrid w:val="0"/>
              <w:spacing w:line="320" w:lineRule="exact"/>
              <w:rPr>
                <w:rFonts w:ascii="Times New Roman" w:hAnsi="Times New Roman"/>
                <w:sz w:val="18"/>
                <w:szCs w:val="18"/>
              </w:rPr>
            </w:pPr>
          </w:p>
        </w:tc>
        <w:tc>
          <w:tcPr>
            <w:tcW w:w="967"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968" w:type="dxa"/>
          </w:tcPr>
          <w:p w:rsidR="00CB1633" w:rsidRPr="00AB43FB" w:rsidRDefault="00CB1633">
            <w:pPr>
              <w:snapToGrid w:val="0"/>
              <w:spacing w:line="320" w:lineRule="exact"/>
              <w:jc w:val="center"/>
              <w:rPr>
                <w:rFonts w:ascii="Times New Roman" w:hAnsi="Times New Roman"/>
                <w:kern w:val="0"/>
                <w:sz w:val="18"/>
                <w:szCs w:val="18"/>
              </w:rPr>
            </w:pPr>
          </w:p>
        </w:tc>
        <w:tc>
          <w:tcPr>
            <w:tcW w:w="968" w:type="dxa"/>
            <w:vAlign w:val="center"/>
          </w:tcPr>
          <w:p w:rsidR="00CB1633" w:rsidRPr="00AB43FB" w:rsidRDefault="00CB1633">
            <w:pPr>
              <w:snapToGrid w:val="0"/>
              <w:spacing w:line="320" w:lineRule="exact"/>
              <w:jc w:val="center"/>
              <w:rPr>
                <w:rFonts w:ascii="Times New Roman" w:hAnsi="Times New Roman"/>
                <w:kern w:val="0"/>
                <w:sz w:val="18"/>
                <w:szCs w:val="18"/>
              </w:rPr>
            </w:pPr>
          </w:p>
        </w:tc>
      </w:tr>
      <w:tr w:rsidR="00CB1633" w:rsidRPr="00B545A3" w:rsidTr="00AB43FB">
        <w:trPr>
          <w:cantSplit/>
          <w:trHeight w:val="650"/>
          <w:jc w:val="center"/>
        </w:trPr>
        <w:tc>
          <w:tcPr>
            <w:tcW w:w="851"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1418"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5264" w:type="dxa"/>
            <w:vAlign w:val="center"/>
          </w:tcPr>
          <w:p w:rsidR="00CB1633" w:rsidRPr="00AB43FB" w:rsidRDefault="00CB1633">
            <w:pPr>
              <w:snapToGrid w:val="0"/>
              <w:spacing w:line="320" w:lineRule="exact"/>
              <w:rPr>
                <w:rFonts w:ascii="Times New Roman" w:hAnsi="Times New Roman"/>
                <w:sz w:val="18"/>
                <w:szCs w:val="18"/>
              </w:rPr>
            </w:pPr>
          </w:p>
        </w:tc>
        <w:tc>
          <w:tcPr>
            <w:tcW w:w="967"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968" w:type="dxa"/>
          </w:tcPr>
          <w:p w:rsidR="00CB1633" w:rsidRPr="00AB43FB" w:rsidRDefault="00CB1633">
            <w:pPr>
              <w:snapToGrid w:val="0"/>
              <w:spacing w:line="320" w:lineRule="exact"/>
              <w:jc w:val="center"/>
              <w:rPr>
                <w:rFonts w:ascii="Times New Roman" w:hAnsi="Times New Roman"/>
                <w:kern w:val="0"/>
                <w:sz w:val="18"/>
                <w:szCs w:val="18"/>
              </w:rPr>
            </w:pPr>
          </w:p>
        </w:tc>
        <w:tc>
          <w:tcPr>
            <w:tcW w:w="968" w:type="dxa"/>
            <w:vAlign w:val="center"/>
          </w:tcPr>
          <w:p w:rsidR="00CB1633" w:rsidRPr="00AB43FB" w:rsidRDefault="00CB1633">
            <w:pPr>
              <w:snapToGrid w:val="0"/>
              <w:spacing w:line="320" w:lineRule="exact"/>
              <w:jc w:val="center"/>
              <w:rPr>
                <w:rFonts w:ascii="Times New Roman" w:hAnsi="Times New Roman"/>
                <w:kern w:val="0"/>
                <w:sz w:val="18"/>
                <w:szCs w:val="18"/>
              </w:rPr>
            </w:pPr>
          </w:p>
        </w:tc>
      </w:tr>
      <w:tr w:rsidR="00CB1633" w:rsidRPr="00B545A3" w:rsidTr="00AB43FB">
        <w:trPr>
          <w:cantSplit/>
          <w:trHeight w:val="650"/>
          <w:jc w:val="center"/>
        </w:trPr>
        <w:tc>
          <w:tcPr>
            <w:tcW w:w="851"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1418"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5264" w:type="dxa"/>
            <w:vAlign w:val="center"/>
          </w:tcPr>
          <w:p w:rsidR="00CB1633" w:rsidRPr="00AB43FB" w:rsidRDefault="00CB1633">
            <w:pPr>
              <w:snapToGrid w:val="0"/>
              <w:spacing w:line="320" w:lineRule="exact"/>
              <w:rPr>
                <w:rFonts w:ascii="Times New Roman" w:hAnsi="Times New Roman"/>
                <w:sz w:val="18"/>
                <w:szCs w:val="18"/>
              </w:rPr>
            </w:pPr>
          </w:p>
        </w:tc>
        <w:tc>
          <w:tcPr>
            <w:tcW w:w="967" w:type="dxa"/>
            <w:vAlign w:val="center"/>
          </w:tcPr>
          <w:p w:rsidR="00CB1633" w:rsidRPr="00AB43FB" w:rsidRDefault="00CB1633">
            <w:pPr>
              <w:snapToGrid w:val="0"/>
              <w:spacing w:line="320" w:lineRule="exact"/>
              <w:jc w:val="center"/>
              <w:rPr>
                <w:rFonts w:ascii="Times New Roman" w:hAnsi="Times New Roman"/>
                <w:kern w:val="0"/>
                <w:sz w:val="18"/>
                <w:szCs w:val="18"/>
              </w:rPr>
            </w:pPr>
          </w:p>
        </w:tc>
        <w:tc>
          <w:tcPr>
            <w:tcW w:w="968" w:type="dxa"/>
          </w:tcPr>
          <w:p w:rsidR="00CB1633" w:rsidRPr="00AB43FB" w:rsidRDefault="00CB1633">
            <w:pPr>
              <w:snapToGrid w:val="0"/>
              <w:spacing w:line="320" w:lineRule="exact"/>
              <w:jc w:val="center"/>
              <w:rPr>
                <w:rFonts w:ascii="Times New Roman" w:hAnsi="Times New Roman"/>
                <w:kern w:val="0"/>
                <w:sz w:val="18"/>
                <w:szCs w:val="18"/>
              </w:rPr>
            </w:pPr>
          </w:p>
        </w:tc>
        <w:tc>
          <w:tcPr>
            <w:tcW w:w="968" w:type="dxa"/>
            <w:vAlign w:val="center"/>
          </w:tcPr>
          <w:p w:rsidR="00CB1633" w:rsidRPr="00AB43FB" w:rsidRDefault="00CB1633">
            <w:pPr>
              <w:snapToGrid w:val="0"/>
              <w:spacing w:line="320" w:lineRule="exact"/>
              <w:jc w:val="center"/>
              <w:rPr>
                <w:rFonts w:ascii="Times New Roman" w:hAnsi="Times New Roman"/>
                <w:kern w:val="0"/>
                <w:sz w:val="18"/>
                <w:szCs w:val="18"/>
              </w:rPr>
            </w:pPr>
          </w:p>
        </w:tc>
      </w:tr>
    </w:tbl>
    <w:p w:rsidR="00CB1633" w:rsidRDefault="00CB1633">
      <w:pPr>
        <w:rPr>
          <w:lang w:val="ja-JP"/>
        </w:rPr>
      </w:pPr>
    </w:p>
    <w:p w:rsidR="00CB1633" w:rsidRDefault="00CB1633"/>
    <w:p w:rsidR="00CB1633" w:rsidRDefault="00CB1633">
      <w:pPr>
        <w:widowControl/>
        <w:jc w:val="left"/>
      </w:pPr>
      <w:r>
        <w:br w:type="page"/>
      </w:r>
    </w:p>
    <w:p w:rsidR="00CB1633" w:rsidRDefault="00CB1633">
      <w:pPr>
        <w:rPr>
          <w:sz w:val="24"/>
          <w:szCs w:val="24"/>
        </w:rPr>
      </w:pPr>
      <w:r>
        <w:rPr>
          <w:rFonts w:hint="eastAsia"/>
          <w:sz w:val="24"/>
          <w:szCs w:val="24"/>
          <w:lang w:val="ja-JP"/>
        </w:rPr>
        <w:lastRenderedPageBreak/>
        <w:t>Table of Contents</w:t>
      </w:r>
    </w:p>
    <w:p w:rsidR="00A772BD" w:rsidRDefault="00210A6E">
      <w:pPr>
        <w:pStyle w:val="TOC1"/>
        <w:tabs>
          <w:tab w:val="left" w:pos="420"/>
          <w:tab w:val="right" w:leader="dot" w:pos="9628"/>
        </w:tabs>
        <w:rPr>
          <w:rFonts w:asciiTheme="minorHAnsi" w:eastAsiaTheme="minorEastAsia" w:hAnsiTheme="minorHAnsi" w:cstheme="minorBidi"/>
          <w:noProof/>
        </w:rPr>
      </w:pPr>
      <w:r>
        <w:fldChar w:fldCharType="begin"/>
      </w:r>
      <w:r w:rsidR="00CB1633">
        <w:instrText xml:space="preserve"> TOC \o "1-2" \h \z \u </w:instrText>
      </w:r>
      <w:r>
        <w:fldChar w:fldCharType="separate"/>
      </w:r>
      <w:hyperlink w:anchor="_Toc530384765" w:history="1">
        <w:r w:rsidR="00A772BD" w:rsidRPr="00C04C7A">
          <w:rPr>
            <w:rStyle w:val="Hyperlink"/>
            <w:noProof/>
          </w:rPr>
          <w:t>1.</w:t>
        </w:r>
        <w:r w:rsidR="00A772BD">
          <w:rPr>
            <w:rFonts w:asciiTheme="minorHAnsi" w:eastAsiaTheme="minorEastAsia" w:hAnsiTheme="minorHAnsi" w:cstheme="minorBidi"/>
            <w:noProof/>
          </w:rPr>
          <w:tab/>
        </w:r>
        <w:r w:rsidR="00A772BD" w:rsidRPr="00C04C7A">
          <w:rPr>
            <w:rStyle w:val="Hyperlink"/>
            <w:noProof/>
          </w:rPr>
          <w:t>Objective</w:t>
        </w:r>
        <w:r w:rsidR="00A772BD">
          <w:rPr>
            <w:noProof/>
            <w:webHidden/>
          </w:rPr>
          <w:tab/>
        </w:r>
        <w:r>
          <w:rPr>
            <w:noProof/>
            <w:webHidden/>
          </w:rPr>
          <w:fldChar w:fldCharType="begin"/>
        </w:r>
        <w:r w:rsidR="00A772BD">
          <w:rPr>
            <w:noProof/>
            <w:webHidden/>
          </w:rPr>
          <w:instrText xml:space="preserve"> PAGEREF _Toc530384765 \h </w:instrText>
        </w:r>
        <w:r>
          <w:rPr>
            <w:noProof/>
            <w:webHidden/>
          </w:rPr>
        </w:r>
        <w:r>
          <w:rPr>
            <w:noProof/>
            <w:webHidden/>
          </w:rPr>
          <w:fldChar w:fldCharType="separate"/>
        </w:r>
        <w:r w:rsidR="00A772BD">
          <w:rPr>
            <w:noProof/>
            <w:webHidden/>
          </w:rPr>
          <w:t>4</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66" w:history="1">
        <w:r w:rsidR="00A772BD" w:rsidRPr="00C04C7A">
          <w:rPr>
            <w:rStyle w:val="Hyperlink"/>
            <w:noProof/>
          </w:rPr>
          <w:t>2.</w:t>
        </w:r>
        <w:r w:rsidR="00A772BD">
          <w:rPr>
            <w:rFonts w:asciiTheme="minorHAnsi" w:eastAsiaTheme="minorEastAsia" w:hAnsiTheme="minorHAnsi" w:cstheme="minorBidi"/>
            <w:noProof/>
          </w:rPr>
          <w:tab/>
        </w:r>
        <w:r w:rsidR="00A772BD" w:rsidRPr="00C04C7A">
          <w:rPr>
            <w:rStyle w:val="Hyperlink"/>
            <w:noProof/>
          </w:rPr>
          <w:t>Scope</w:t>
        </w:r>
        <w:r w:rsidR="00A772BD">
          <w:rPr>
            <w:noProof/>
            <w:webHidden/>
          </w:rPr>
          <w:tab/>
        </w:r>
        <w:r>
          <w:rPr>
            <w:noProof/>
            <w:webHidden/>
          </w:rPr>
          <w:fldChar w:fldCharType="begin"/>
        </w:r>
        <w:r w:rsidR="00A772BD">
          <w:rPr>
            <w:noProof/>
            <w:webHidden/>
          </w:rPr>
          <w:instrText xml:space="preserve"> PAGEREF _Toc530384766 \h </w:instrText>
        </w:r>
        <w:r>
          <w:rPr>
            <w:noProof/>
            <w:webHidden/>
          </w:rPr>
        </w:r>
        <w:r>
          <w:rPr>
            <w:noProof/>
            <w:webHidden/>
          </w:rPr>
          <w:fldChar w:fldCharType="separate"/>
        </w:r>
        <w:r w:rsidR="00A772BD">
          <w:rPr>
            <w:noProof/>
            <w:webHidden/>
          </w:rPr>
          <w:t>4</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67" w:history="1">
        <w:r w:rsidR="00A772BD" w:rsidRPr="00C04C7A">
          <w:rPr>
            <w:rStyle w:val="Hyperlink"/>
            <w:noProof/>
          </w:rPr>
          <w:t>3.</w:t>
        </w:r>
        <w:r w:rsidR="00A772BD">
          <w:rPr>
            <w:rFonts w:asciiTheme="minorHAnsi" w:eastAsiaTheme="minorEastAsia" w:hAnsiTheme="minorHAnsi" w:cstheme="minorBidi"/>
            <w:noProof/>
          </w:rPr>
          <w:tab/>
        </w:r>
        <w:r w:rsidR="00A772BD" w:rsidRPr="00C04C7A">
          <w:rPr>
            <w:rStyle w:val="Hyperlink"/>
            <w:noProof/>
          </w:rPr>
          <w:t>Definitions/References</w:t>
        </w:r>
        <w:r w:rsidR="00A772BD">
          <w:rPr>
            <w:noProof/>
            <w:webHidden/>
          </w:rPr>
          <w:tab/>
        </w:r>
        <w:r>
          <w:rPr>
            <w:noProof/>
            <w:webHidden/>
          </w:rPr>
          <w:fldChar w:fldCharType="begin"/>
        </w:r>
        <w:r w:rsidR="00A772BD">
          <w:rPr>
            <w:noProof/>
            <w:webHidden/>
          </w:rPr>
          <w:instrText xml:space="preserve"> PAGEREF _Toc530384767 \h </w:instrText>
        </w:r>
        <w:r>
          <w:rPr>
            <w:noProof/>
            <w:webHidden/>
          </w:rPr>
        </w:r>
        <w:r>
          <w:rPr>
            <w:noProof/>
            <w:webHidden/>
          </w:rPr>
          <w:fldChar w:fldCharType="separate"/>
        </w:r>
        <w:r w:rsidR="00A772BD">
          <w:rPr>
            <w:noProof/>
            <w:webHidden/>
          </w:rPr>
          <w:t>4</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68" w:history="1">
        <w:r w:rsidR="00A772BD" w:rsidRPr="00C04C7A">
          <w:rPr>
            <w:rStyle w:val="Hyperlink"/>
            <w:noProof/>
          </w:rPr>
          <w:t>3.1.</w:t>
        </w:r>
        <w:r w:rsidR="00A772BD">
          <w:rPr>
            <w:rFonts w:asciiTheme="minorHAnsi" w:eastAsiaTheme="minorEastAsia" w:hAnsiTheme="minorHAnsi" w:cstheme="minorBidi"/>
            <w:noProof/>
          </w:rPr>
          <w:tab/>
        </w:r>
        <w:r w:rsidR="00A772BD" w:rsidRPr="00C04C7A">
          <w:rPr>
            <w:rStyle w:val="Hyperlink"/>
            <w:noProof/>
          </w:rPr>
          <w:t>Definitions</w:t>
        </w:r>
        <w:r w:rsidR="00A772BD">
          <w:rPr>
            <w:noProof/>
            <w:webHidden/>
          </w:rPr>
          <w:tab/>
        </w:r>
        <w:r>
          <w:rPr>
            <w:noProof/>
            <w:webHidden/>
          </w:rPr>
          <w:fldChar w:fldCharType="begin"/>
        </w:r>
        <w:r w:rsidR="00A772BD">
          <w:rPr>
            <w:noProof/>
            <w:webHidden/>
          </w:rPr>
          <w:instrText xml:space="preserve"> PAGEREF _Toc530384768 \h </w:instrText>
        </w:r>
        <w:r>
          <w:rPr>
            <w:noProof/>
            <w:webHidden/>
          </w:rPr>
        </w:r>
        <w:r>
          <w:rPr>
            <w:noProof/>
            <w:webHidden/>
          </w:rPr>
          <w:fldChar w:fldCharType="separate"/>
        </w:r>
        <w:r w:rsidR="00A772BD">
          <w:rPr>
            <w:noProof/>
            <w:webHidden/>
          </w:rPr>
          <w:t>4</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69" w:history="1">
        <w:r w:rsidR="00A772BD" w:rsidRPr="00C04C7A">
          <w:rPr>
            <w:rStyle w:val="Hyperlink"/>
            <w:noProof/>
          </w:rPr>
          <w:t>4.</w:t>
        </w:r>
        <w:r w:rsidR="00A772BD">
          <w:rPr>
            <w:rFonts w:asciiTheme="minorHAnsi" w:eastAsiaTheme="minorEastAsia" w:hAnsiTheme="minorHAnsi" w:cstheme="minorBidi"/>
            <w:noProof/>
          </w:rPr>
          <w:tab/>
        </w:r>
        <w:r w:rsidR="00A772BD" w:rsidRPr="00C04C7A">
          <w:rPr>
            <w:rStyle w:val="Hyperlink"/>
            <w:noProof/>
          </w:rPr>
          <w:t>Outline of software architecture</w:t>
        </w:r>
        <w:r w:rsidR="00A772BD">
          <w:rPr>
            <w:noProof/>
            <w:webHidden/>
          </w:rPr>
          <w:tab/>
        </w:r>
        <w:r>
          <w:rPr>
            <w:noProof/>
            <w:webHidden/>
          </w:rPr>
          <w:fldChar w:fldCharType="begin"/>
        </w:r>
        <w:r w:rsidR="00A772BD">
          <w:rPr>
            <w:noProof/>
            <w:webHidden/>
          </w:rPr>
          <w:instrText xml:space="preserve"> PAGEREF _Toc530384769 \h </w:instrText>
        </w:r>
        <w:r>
          <w:rPr>
            <w:noProof/>
            <w:webHidden/>
          </w:rPr>
        </w:r>
        <w:r>
          <w:rPr>
            <w:noProof/>
            <w:webHidden/>
          </w:rPr>
          <w:fldChar w:fldCharType="separate"/>
        </w:r>
        <w:r w:rsidR="00A772BD">
          <w:rPr>
            <w:noProof/>
            <w:webHidden/>
          </w:rPr>
          <w:t>5</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70" w:history="1">
        <w:r w:rsidR="00A772BD" w:rsidRPr="00C04C7A">
          <w:rPr>
            <w:rStyle w:val="Hyperlink"/>
            <w:noProof/>
          </w:rPr>
          <w:t>5.</w:t>
        </w:r>
        <w:r w:rsidR="00A772BD">
          <w:rPr>
            <w:rFonts w:asciiTheme="minorHAnsi" w:eastAsiaTheme="minorEastAsia" w:hAnsiTheme="minorHAnsi" w:cstheme="minorBidi"/>
            <w:noProof/>
          </w:rPr>
          <w:tab/>
        </w:r>
        <w:r w:rsidR="00A772BD" w:rsidRPr="00C04C7A">
          <w:rPr>
            <w:rStyle w:val="Hyperlink"/>
            <w:noProof/>
          </w:rPr>
          <w:t>Definition of software components</w:t>
        </w:r>
        <w:r w:rsidR="00A772BD">
          <w:rPr>
            <w:noProof/>
            <w:webHidden/>
          </w:rPr>
          <w:tab/>
        </w:r>
        <w:r>
          <w:rPr>
            <w:noProof/>
            <w:webHidden/>
          </w:rPr>
          <w:fldChar w:fldCharType="begin"/>
        </w:r>
        <w:r w:rsidR="00A772BD">
          <w:rPr>
            <w:noProof/>
            <w:webHidden/>
          </w:rPr>
          <w:instrText xml:space="preserve"> PAGEREF _Toc530384770 \h </w:instrText>
        </w:r>
        <w:r>
          <w:rPr>
            <w:noProof/>
            <w:webHidden/>
          </w:rPr>
        </w:r>
        <w:r>
          <w:rPr>
            <w:noProof/>
            <w:webHidden/>
          </w:rPr>
          <w:fldChar w:fldCharType="separate"/>
        </w:r>
        <w:r w:rsidR="00A772BD">
          <w:rPr>
            <w:noProof/>
            <w:webHidden/>
          </w:rPr>
          <w:t>6</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1" w:history="1">
        <w:r w:rsidR="00A772BD" w:rsidRPr="00C04C7A">
          <w:rPr>
            <w:rStyle w:val="Hyperlink"/>
            <w:noProof/>
          </w:rPr>
          <w:t>5.1.</w:t>
        </w:r>
        <w:r w:rsidR="00A772BD">
          <w:rPr>
            <w:rFonts w:asciiTheme="minorHAnsi" w:eastAsiaTheme="minorEastAsia" w:hAnsiTheme="minorHAnsi" w:cstheme="minorBidi"/>
            <w:noProof/>
          </w:rPr>
          <w:tab/>
        </w:r>
        <w:r w:rsidR="00A772BD" w:rsidRPr="00C04C7A">
          <w:rPr>
            <w:rStyle w:val="Hyperlink"/>
            <w:noProof/>
          </w:rPr>
          <w:t>Component list</w:t>
        </w:r>
        <w:r w:rsidR="00A772BD">
          <w:rPr>
            <w:noProof/>
            <w:webHidden/>
          </w:rPr>
          <w:tab/>
        </w:r>
        <w:r>
          <w:rPr>
            <w:noProof/>
            <w:webHidden/>
          </w:rPr>
          <w:fldChar w:fldCharType="begin"/>
        </w:r>
        <w:r w:rsidR="00A772BD">
          <w:rPr>
            <w:noProof/>
            <w:webHidden/>
          </w:rPr>
          <w:instrText xml:space="preserve"> PAGEREF _Toc530384771 \h </w:instrText>
        </w:r>
        <w:r>
          <w:rPr>
            <w:noProof/>
            <w:webHidden/>
          </w:rPr>
        </w:r>
        <w:r>
          <w:rPr>
            <w:noProof/>
            <w:webHidden/>
          </w:rPr>
          <w:fldChar w:fldCharType="separate"/>
        </w:r>
        <w:r w:rsidR="00A772BD">
          <w:rPr>
            <w:noProof/>
            <w:webHidden/>
          </w:rPr>
          <w:t>6</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72" w:history="1">
        <w:r w:rsidR="00A772BD" w:rsidRPr="00C04C7A">
          <w:rPr>
            <w:rStyle w:val="Hyperlink"/>
            <w:noProof/>
          </w:rPr>
          <w:t>6.</w:t>
        </w:r>
        <w:r w:rsidR="00A772BD">
          <w:rPr>
            <w:rFonts w:asciiTheme="minorHAnsi" w:eastAsiaTheme="minorEastAsia" w:hAnsiTheme="minorHAnsi" w:cstheme="minorBidi"/>
            <w:noProof/>
          </w:rPr>
          <w:tab/>
        </w:r>
        <w:r w:rsidR="00A772BD" w:rsidRPr="00C04C7A">
          <w:rPr>
            <w:rStyle w:val="Hyperlink"/>
            <w:noProof/>
          </w:rPr>
          <w:t>Applications layer</w:t>
        </w:r>
        <w:r w:rsidR="00A772BD">
          <w:rPr>
            <w:noProof/>
            <w:webHidden/>
          </w:rPr>
          <w:tab/>
        </w:r>
        <w:r>
          <w:rPr>
            <w:noProof/>
            <w:webHidden/>
          </w:rPr>
          <w:fldChar w:fldCharType="begin"/>
        </w:r>
        <w:r w:rsidR="00A772BD">
          <w:rPr>
            <w:noProof/>
            <w:webHidden/>
          </w:rPr>
          <w:instrText xml:space="preserve"> PAGEREF _Toc530384772 \h </w:instrText>
        </w:r>
        <w:r>
          <w:rPr>
            <w:noProof/>
            <w:webHidden/>
          </w:rPr>
        </w:r>
        <w:r>
          <w:rPr>
            <w:noProof/>
            <w:webHidden/>
          </w:rPr>
          <w:fldChar w:fldCharType="separate"/>
        </w:r>
        <w:r w:rsidR="00A772BD">
          <w:rPr>
            <w:noProof/>
            <w:webHidden/>
          </w:rPr>
          <w:t>7</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3" w:history="1">
        <w:r w:rsidR="00A772BD" w:rsidRPr="00C04C7A">
          <w:rPr>
            <w:rStyle w:val="Hyperlink"/>
            <w:noProof/>
          </w:rPr>
          <w:t>6.1.</w:t>
        </w:r>
        <w:r w:rsidR="00A772BD">
          <w:rPr>
            <w:rFonts w:asciiTheme="minorHAnsi" w:eastAsiaTheme="minorEastAsia" w:hAnsiTheme="minorHAnsi" w:cstheme="minorBidi"/>
            <w:noProof/>
          </w:rPr>
          <w:tab/>
        </w:r>
        <w:r w:rsidR="00A772BD" w:rsidRPr="00C04C7A">
          <w:rPr>
            <w:rStyle w:val="Hyperlink"/>
            <w:noProof/>
          </w:rPr>
          <w:t>GUI  package</w:t>
        </w:r>
        <w:r w:rsidR="00A772BD">
          <w:rPr>
            <w:noProof/>
            <w:webHidden/>
          </w:rPr>
          <w:tab/>
        </w:r>
        <w:r>
          <w:rPr>
            <w:noProof/>
            <w:webHidden/>
          </w:rPr>
          <w:fldChar w:fldCharType="begin"/>
        </w:r>
        <w:r w:rsidR="00A772BD">
          <w:rPr>
            <w:noProof/>
            <w:webHidden/>
          </w:rPr>
          <w:instrText xml:space="preserve"> PAGEREF _Toc530384773 \h </w:instrText>
        </w:r>
        <w:r>
          <w:rPr>
            <w:noProof/>
            <w:webHidden/>
          </w:rPr>
        </w:r>
        <w:r>
          <w:rPr>
            <w:noProof/>
            <w:webHidden/>
          </w:rPr>
          <w:fldChar w:fldCharType="separate"/>
        </w:r>
        <w:r w:rsidR="00A772BD">
          <w:rPr>
            <w:noProof/>
            <w:webHidden/>
          </w:rPr>
          <w:t>7</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4" w:history="1">
        <w:r w:rsidR="00A772BD" w:rsidRPr="00C04C7A">
          <w:rPr>
            <w:rStyle w:val="Hyperlink"/>
            <w:noProof/>
          </w:rPr>
          <w:t>6.2.</w:t>
        </w:r>
        <w:r w:rsidR="00A772BD">
          <w:rPr>
            <w:rFonts w:asciiTheme="minorHAnsi" w:eastAsiaTheme="minorEastAsia" w:hAnsiTheme="minorHAnsi" w:cstheme="minorBidi"/>
            <w:noProof/>
          </w:rPr>
          <w:tab/>
        </w:r>
        <w:r w:rsidR="00A772BD" w:rsidRPr="00C04C7A">
          <w:rPr>
            <w:rStyle w:val="Hyperlink"/>
            <w:noProof/>
          </w:rPr>
          <w:t>Application framework</w:t>
        </w:r>
        <w:r w:rsidR="00A772BD">
          <w:rPr>
            <w:noProof/>
            <w:webHidden/>
          </w:rPr>
          <w:tab/>
        </w:r>
        <w:r>
          <w:rPr>
            <w:noProof/>
            <w:webHidden/>
          </w:rPr>
          <w:fldChar w:fldCharType="begin"/>
        </w:r>
        <w:r w:rsidR="00A772BD">
          <w:rPr>
            <w:noProof/>
            <w:webHidden/>
          </w:rPr>
          <w:instrText xml:space="preserve"> PAGEREF _Toc530384774 \h </w:instrText>
        </w:r>
        <w:r>
          <w:rPr>
            <w:noProof/>
            <w:webHidden/>
          </w:rPr>
        </w:r>
        <w:r>
          <w:rPr>
            <w:noProof/>
            <w:webHidden/>
          </w:rPr>
          <w:fldChar w:fldCharType="separate"/>
        </w:r>
        <w:r w:rsidR="00A772BD">
          <w:rPr>
            <w:noProof/>
            <w:webHidden/>
          </w:rPr>
          <w:t>7</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75" w:history="1">
        <w:r w:rsidR="00A772BD" w:rsidRPr="00C04C7A">
          <w:rPr>
            <w:rStyle w:val="Hyperlink"/>
            <w:noProof/>
          </w:rPr>
          <w:t>7.</w:t>
        </w:r>
        <w:r w:rsidR="00A772BD">
          <w:rPr>
            <w:rFonts w:asciiTheme="minorHAnsi" w:eastAsiaTheme="minorEastAsia" w:hAnsiTheme="minorHAnsi" w:cstheme="minorBidi"/>
            <w:noProof/>
          </w:rPr>
          <w:tab/>
        </w:r>
        <w:r w:rsidR="00A772BD" w:rsidRPr="00C04C7A">
          <w:rPr>
            <w:rStyle w:val="Hyperlink"/>
            <w:noProof/>
          </w:rPr>
          <w:t>Middleware layer</w:t>
        </w:r>
        <w:r w:rsidR="00A772BD">
          <w:rPr>
            <w:noProof/>
            <w:webHidden/>
          </w:rPr>
          <w:tab/>
        </w:r>
        <w:r>
          <w:rPr>
            <w:noProof/>
            <w:webHidden/>
          </w:rPr>
          <w:fldChar w:fldCharType="begin"/>
        </w:r>
        <w:r w:rsidR="00A772BD">
          <w:rPr>
            <w:noProof/>
            <w:webHidden/>
          </w:rPr>
          <w:instrText xml:space="preserve"> PAGEREF _Toc530384775 \h </w:instrText>
        </w:r>
        <w:r>
          <w:rPr>
            <w:noProof/>
            <w:webHidden/>
          </w:rPr>
        </w:r>
        <w:r>
          <w:rPr>
            <w:noProof/>
            <w:webHidden/>
          </w:rPr>
          <w:fldChar w:fldCharType="separate"/>
        </w:r>
        <w:r w:rsidR="00A772BD">
          <w:rPr>
            <w:noProof/>
            <w:webHidden/>
          </w:rPr>
          <w:t>8</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6" w:history="1">
        <w:r w:rsidR="00A772BD" w:rsidRPr="00C04C7A">
          <w:rPr>
            <w:rStyle w:val="Hyperlink"/>
            <w:noProof/>
          </w:rPr>
          <w:t>7.1.</w:t>
        </w:r>
        <w:r w:rsidR="00A772BD">
          <w:rPr>
            <w:rFonts w:asciiTheme="minorHAnsi" w:eastAsiaTheme="minorEastAsia" w:hAnsiTheme="minorHAnsi" w:cstheme="minorBidi"/>
            <w:noProof/>
          </w:rPr>
          <w:tab/>
        </w:r>
        <w:r w:rsidR="00A772BD" w:rsidRPr="00C04C7A">
          <w:rPr>
            <w:rStyle w:val="Hyperlink"/>
            <w:noProof/>
          </w:rPr>
          <w:t>Measurement functions</w:t>
        </w:r>
        <w:r w:rsidR="00A772BD">
          <w:rPr>
            <w:noProof/>
            <w:webHidden/>
          </w:rPr>
          <w:tab/>
        </w:r>
        <w:r>
          <w:rPr>
            <w:noProof/>
            <w:webHidden/>
          </w:rPr>
          <w:fldChar w:fldCharType="begin"/>
        </w:r>
        <w:r w:rsidR="00A772BD">
          <w:rPr>
            <w:noProof/>
            <w:webHidden/>
          </w:rPr>
          <w:instrText xml:space="preserve"> PAGEREF _Toc530384776 \h </w:instrText>
        </w:r>
        <w:r>
          <w:rPr>
            <w:noProof/>
            <w:webHidden/>
          </w:rPr>
        </w:r>
        <w:r>
          <w:rPr>
            <w:noProof/>
            <w:webHidden/>
          </w:rPr>
          <w:fldChar w:fldCharType="separate"/>
        </w:r>
        <w:r w:rsidR="00A772BD">
          <w:rPr>
            <w:noProof/>
            <w:webHidden/>
          </w:rPr>
          <w:t>8</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7" w:history="1">
        <w:r w:rsidR="00A772BD" w:rsidRPr="00C04C7A">
          <w:rPr>
            <w:rStyle w:val="Hyperlink"/>
            <w:noProof/>
          </w:rPr>
          <w:t>7.2.</w:t>
        </w:r>
        <w:r w:rsidR="00A772BD">
          <w:rPr>
            <w:rFonts w:asciiTheme="minorHAnsi" w:eastAsiaTheme="minorEastAsia" w:hAnsiTheme="minorHAnsi" w:cstheme="minorBidi"/>
            <w:noProof/>
          </w:rPr>
          <w:tab/>
        </w:r>
        <w:r w:rsidR="00A772BD" w:rsidRPr="00C04C7A">
          <w:rPr>
            <w:rStyle w:val="Hyperlink"/>
            <w:noProof/>
          </w:rPr>
          <w:t>Data I/O</w:t>
        </w:r>
        <w:r w:rsidR="00A772BD">
          <w:rPr>
            <w:noProof/>
            <w:webHidden/>
          </w:rPr>
          <w:tab/>
        </w:r>
        <w:r>
          <w:rPr>
            <w:noProof/>
            <w:webHidden/>
          </w:rPr>
          <w:fldChar w:fldCharType="begin"/>
        </w:r>
        <w:r w:rsidR="00A772BD">
          <w:rPr>
            <w:noProof/>
            <w:webHidden/>
          </w:rPr>
          <w:instrText xml:space="preserve"> PAGEREF _Toc530384777 \h </w:instrText>
        </w:r>
        <w:r>
          <w:rPr>
            <w:noProof/>
            <w:webHidden/>
          </w:rPr>
        </w:r>
        <w:r>
          <w:rPr>
            <w:noProof/>
            <w:webHidden/>
          </w:rPr>
          <w:fldChar w:fldCharType="separate"/>
        </w:r>
        <w:r w:rsidR="00A772BD">
          <w:rPr>
            <w:noProof/>
            <w:webHidden/>
          </w:rPr>
          <w:t>9</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8" w:history="1">
        <w:r w:rsidR="00A772BD" w:rsidRPr="00C04C7A">
          <w:rPr>
            <w:rStyle w:val="Hyperlink"/>
            <w:noProof/>
          </w:rPr>
          <w:t>7.3.</w:t>
        </w:r>
        <w:r w:rsidR="00A772BD">
          <w:rPr>
            <w:rFonts w:asciiTheme="minorHAnsi" w:eastAsiaTheme="minorEastAsia" w:hAnsiTheme="minorHAnsi" w:cstheme="minorBidi"/>
            <w:noProof/>
          </w:rPr>
          <w:tab/>
        </w:r>
        <w:r w:rsidR="00A772BD" w:rsidRPr="00C04C7A">
          <w:rPr>
            <w:rStyle w:val="Hyperlink"/>
            <w:noProof/>
          </w:rPr>
          <w:t>Configurations</w:t>
        </w:r>
        <w:r w:rsidR="00A772BD">
          <w:rPr>
            <w:noProof/>
            <w:webHidden/>
          </w:rPr>
          <w:tab/>
        </w:r>
        <w:r>
          <w:rPr>
            <w:noProof/>
            <w:webHidden/>
          </w:rPr>
          <w:fldChar w:fldCharType="begin"/>
        </w:r>
        <w:r w:rsidR="00A772BD">
          <w:rPr>
            <w:noProof/>
            <w:webHidden/>
          </w:rPr>
          <w:instrText xml:space="preserve"> PAGEREF _Toc530384778 \h </w:instrText>
        </w:r>
        <w:r>
          <w:rPr>
            <w:noProof/>
            <w:webHidden/>
          </w:rPr>
        </w:r>
        <w:r>
          <w:rPr>
            <w:noProof/>
            <w:webHidden/>
          </w:rPr>
          <w:fldChar w:fldCharType="separate"/>
        </w:r>
        <w:r w:rsidR="00A772BD">
          <w:rPr>
            <w:noProof/>
            <w:webHidden/>
          </w:rPr>
          <w:t>10</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79" w:history="1">
        <w:r w:rsidR="00A772BD" w:rsidRPr="00C04C7A">
          <w:rPr>
            <w:rStyle w:val="Hyperlink"/>
            <w:noProof/>
          </w:rPr>
          <w:t>7.4.</w:t>
        </w:r>
        <w:r w:rsidR="00A772BD">
          <w:rPr>
            <w:rFonts w:asciiTheme="minorHAnsi" w:eastAsiaTheme="minorEastAsia" w:hAnsiTheme="minorHAnsi" w:cstheme="minorBidi"/>
            <w:noProof/>
          </w:rPr>
          <w:tab/>
        </w:r>
        <w:r w:rsidR="00A772BD" w:rsidRPr="00C04C7A">
          <w:rPr>
            <w:rStyle w:val="Hyperlink"/>
            <w:noProof/>
          </w:rPr>
          <w:t>GUI framework</w:t>
        </w:r>
        <w:r w:rsidR="00A772BD">
          <w:rPr>
            <w:noProof/>
            <w:webHidden/>
          </w:rPr>
          <w:tab/>
        </w:r>
        <w:r>
          <w:rPr>
            <w:noProof/>
            <w:webHidden/>
          </w:rPr>
          <w:fldChar w:fldCharType="begin"/>
        </w:r>
        <w:r w:rsidR="00A772BD">
          <w:rPr>
            <w:noProof/>
            <w:webHidden/>
          </w:rPr>
          <w:instrText xml:space="preserve"> PAGEREF _Toc530384779 \h </w:instrText>
        </w:r>
        <w:r>
          <w:rPr>
            <w:noProof/>
            <w:webHidden/>
          </w:rPr>
        </w:r>
        <w:r>
          <w:rPr>
            <w:noProof/>
            <w:webHidden/>
          </w:rPr>
          <w:fldChar w:fldCharType="separate"/>
        </w:r>
        <w:r w:rsidR="00A772BD">
          <w:rPr>
            <w:noProof/>
            <w:webHidden/>
          </w:rPr>
          <w:t>10</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80" w:history="1">
        <w:r w:rsidR="00A772BD" w:rsidRPr="00C04C7A">
          <w:rPr>
            <w:rStyle w:val="Hyperlink"/>
            <w:noProof/>
          </w:rPr>
          <w:t>8.</w:t>
        </w:r>
        <w:r w:rsidR="00A772BD">
          <w:rPr>
            <w:rFonts w:asciiTheme="minorHAnsi" w:eastAsiaTheme="minorEastAsia" w:hAnsiTheme="minorHAnsi" w:cstheme="minorBidi"/>
            <w:noProof/>
          </w:rPr>
          <w:tab/>
        </w:r>
        <w:r w:rsidR="00A772BD" w:rsidRPr="00C04C7A">
          <w:rPr>
            <w:rStyle w:val="Hyperlink"/>
            <w:noProof/>
          </w:rPr>
          <w:t>Driver layer</w:t>
        </w:r>
        <w:r w:rsidR="00A772BD">
          <w:rPr>
            <w:noProof/>
            <w:webHidden/>
          </w:rPr>
          <w:tab/>
        </w:r>
        <w:r>
          <w:rPr>
            <w:noProof/>
            <w:webHidden/>
          </w:rPr>
          <w:fldChar w:fldCharType="begin"/>
        </w:r>
        <w:r w:rsidR="00A772BD">
          <w:rPr>
            <w:noProof/>
            <w:webHidden/>
          </w:rPr>
          <w:instrText xml:space="preserve"> PAGEREF _Toc530384780 \h </w:instrText>
        </w:r>
        <w:r>
          <w:rPr>
            <w:noProof/>
            <w:webHidden/>
          </w:rPr>
        </w:r>
        <w:r>
          <w:rPr>
            <w:noProof/>
            <w:webHidden/>
          </w:rPr>
          <w:fldChar w:fldCharType="separate"/>
        </w:r>
        <w:r w:rsidR="00A772BD">
          <w:rPr>
            <w:noProof/>
            <w:webHidden/>
          </w:rPr>
          <w:t>11</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1" w:history="1">
        <w:r w:rsidR="00A772BD" w:rsidRPr="00C04C7A">
          <w:rPr>
            <w:rStyle w:val="Hyperlink"/>
            <w:noProof/>
          </w:rPr>
          <w:t>8.1.</w:t>
        </w:r>
        <w:r w:rsidR="00A772BD">
          <w:rPr>
            <w:rFonts w:asciiTheme="minorHAnsi" w:eastAsiaTheme="minorEastAsia" w:hAnsiTheme="minorHAnsi" w:cstheme="minorBidi"/>
            <w:noProof/>
          </w:rPr>
          <w:tab/>
        </w:r>
        <w:r w:rsidR="00A772BD" w:rsidRPr="00C04C7A">
          <w:rPr>
            <w:rStyle w:val="Hyperlink"/>
            <w:noProof/>
          </w:rPr>
          <w:t>Motor package</w:t>
        </w:r>
        <w:r w:rsidR="00A772BD">
          <w:rPr>
            <w:noProof/>
            <w:webHidden/>
          </w:rPr>
          <w:tab/>
        </w:r>
        <w:r>
          <w:rPr>
            <w:noProof/>
            <w:webHidden/>
          </w:rPr>
          <w:fldChar w:fldCharType="begin"/>
        </w:r>
        <w:r w:rsidR="00A772BD">
          <w:rPr>
            <w:noProof/>
            <w:webHidden/>
          </w:rPr>
          <w:instrText xml:space="preserve"> PAGEREF _Toc530384781 \h </w:instrText>
        </w:r>
        <w:r>
          <w:rPr>
            <w:noProof/>
            <w:webHidden/>
          </w:rPr>
        </w:r>
        <w:r>
          <w:rPr>
            <w:noProof/>
            <w:webHidden/>
          </w:rPr>
          <w:fldChar w:fldCharType="separate"/>
        </w:r>
        <w:r w:rsidR="00A772BD">
          <w:rPr>
            <w:noProof/>
            <w:webHidden/>
          </w:rPr>
          <w:t>11</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2" w:history="1">
        <w:r w:rsidR="00A772BD" w:rsidRPr="00C04C7A">
          <w:rPr>
            <w:rStyle w:val="Hyperlink"/>
            <w:noProof/>
          </w:rPr>
          <w:t>8.2.</w:t>
        </w:r>
        <w:r w:rsidR="00A772BD">
          <w:rPr>
            <w:rFonts w:asciiTheme="minorHAnsi" w:eastAsiaTheme="minorEastAsia" w:hAnsiTheme="minorHAnsi" w:cstheme="minorBidi"/>
            <w:noProof/>
          </w:rPr>
          <w:tab/>
        </w:r>
        <w:r w:rsidR="00A772BD" w:rsidRPr="00C04C7A">
          <w:rPr>
            <w:rStyle w:val="Hyperlink"/>
            <w:noProof/>
          </w:rPr>
          <w:t>Camera package</w:t>
        </w:r>
        <w:r w:rsidR="00A772BD">
          <w:rPr>
            <w:noProof/>
            <w:webHidden/>
          </w:rPr>
          <w:tab/>
        </w:r>
        <w:r>
          <w:rPr>
            <w:noProof/>
            <w:webHidden/>
          </w:rPr>
          <w:fldChar w:fldCharType="begin"/>
        </w:r>
        <w:r w:rsidR="00A772BD">
          <w:rPr>
            <w:noProof/>
            <w:webHidden/>
          </w:rPr>
          <w:instrText xml:space="preserve"> PAGEREF _Toc530384782 \h </w:instrText>
        </w:r>
        <w:r>
          <w:rPr>
            <w:noProof/>
            <w:webHidden/>
          </w:rPr>
        </w:r>
        <w:r>
          <w:rPr>
            <w:noProof/>
            <w:webHidden/>
          </w:rPr>
          <w:fldChar w:fldCharType="separate"/>
        </w:r>
        <w:r w:rsidR="00A772BD">
          <w:rPr>
            <w:noProof/>
            <w:webHidden/>
          </w:rPr>
          <w:t>12</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3" w:history="1">
        <w:r w:rsidR="00A772BD" w:rsidRPr="00C04C7A">
          <w:rPr>
            <w:rStyle w:val="Hyperlink"/>
            <w:noProof/>
          </w:rPr>
          <w:t>8.3.</w:t>
        </w:r>
        <w:r w:rsidR="00A772BD">
          <w:rPr>
            <w:rFonts w:asciiTheme="minorHAnsi" w:eastAsiaTheme="minorEastAsia" w:hAnsiTheme="minorHAnsi" w:cstheme="minorBidi"/>
            <w:noProof/>
          </w:rPr>
          <w:tab/>
        </w:r>
        <w:r w:rsidR="00A772BD" w:rsidRPr="00C04C7A">
          <w:rPr>
            <w:rStyle w:val="Hyperlink"/>
            <w:noProof/>
          </w:rPr>
          <w:t>Light source package</w:t>
        </w:r>
        <w:r w:rsidR="00A772BD">
          <w:rPr>
            <w:noProof/>
            <w:webHidden/>
          </w:rPr>
          <w:tab/>
        </w:r>
        <w:r>
          <w:rPr>
            <w:noProof/>
            <w:webHidden/>
          </w:rPr>
          <w:fldChar w:fldCharType="begin"/>
        </w:r>
        <w:r w:rsidR="00A772BD">
          <w:rPr>
            <w:noProof/>
            <w:webHidden/>
          </w:rPr>
          <w:instrText xml:space="preserve"> PAGEREF _Toc530384783 \h </w:instrText>
        </w:r>
        <w:r>
          <w:rPr>
            <w:noProof/>
            <w:webHidden/>
          </w:rPr>
        </w:r>
        <w:r>
          <w:rPr>
            <w:noProof/>
            <w:webHidden/>
          </w:rPr>
          <w:fldChar w:fldCharType="separate"/>
        </w:r>
        <w:r w:rsidR="00A772BD">
          <w:rPr>
            <w:noProof/>
            <w:webHidden/>
          </w:rPr>
          <w:t>12</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4" w:history="1">
        <w:r w:rsidR="00A772BD" w:rsidRPr="00C04C7A">
          <w:rPr>
            <w:rStyle w:val="Hyperlink"/>
            <w:noProof/>
          </w:rPr>
          <w:t>8.4.</w:t>
        </w:r>
        <w:r w:rsidR="00A772BD">
          <w:rPr>
            <w:rFonts w:asciiTheme="minorHAnsi" w:eastAsiaTheme="minorEastAsia" w:hAnsiTheme="minorHAnsi" w:cstheme="minorBidi"/>
            <w:noProof/>
          </w:rPr>
          <w:tab/>
        </w:r>
        <w:r w:rsidR="00A772BD" w:rsidRPr="00C04C7A">
          <w:rPr>
            <w:rStyle w:val="Hyperlink"/>
            <w:noProof/>
          </w:rPr>
          <w:t>Detector package</w:t>
        </w:r>
        <w:r w:rsidR="00A772BD">
          <w:rPr>
            <w:noProof/>
            <w:webHidden/>
          </w:rPr>
          <w:tab/>
        </w:r>
        <w:r>
          <w:rPr>
            <w:noProof/>
            <w:webHidden/>
          </w:rPr>
          <w:fldChar w:fldCharType="begin"/>
        </w:r>
        <w:r w:rsidR="00A772BD">
          <w:rPr>
            <w:noProof/>
            <w:webHidden/>
          </w:rPr>
          <w:instrText xml:space="preserve"> PAGEREF _Toc530384784 \h </w:instrText>
        </w:r>
        <w:r>
          <w:rPr>
            <w:noProof/>
            <w:webHidden/>
          </w:rPr>
        </w:r>
        <w:r>
          <w:rPr>
            <w:noProof/>
            <w:webHidden/>
          </w:rPr>
          <w:fldChar w:fldCharType="separate"/>
        </w:r>
        <w:r w:rsidR="00A772BD">
          <w:rPr>
            <w:noProof/>
            <w:webHidden/>
          </w:rPr>
          <w:t>13</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5" w:history="1">
        <w:r w:rsidR="00A772BD" w:rsidRPr="00C04C7A">
          <w:rPr>
            <w:rStyle w:val="Hyperlink"/>
            <w:noProof/>
          </w:rPr>
          <w:t>8.5.</w:t>
        </w:r>
        <w:r w:rsidR="00A772BD">
          <w:rPr>
            <w:rFonts w:asciiTheme="minorHAnsi" w:eastAsiaTheme="minorEastAsia" w:hAnsiTheme="minorHAnsi" w:cstheme="minorBidi"/>
            <w:noProof/>
          </w:rPr>
          <w:tab/>
        </w:r>
        <w:r w:rsidR="00A772BD" w:rsidRPr="00C04C7A">
          <w:rPr>
            <w:rStyle w:val="Hyperlink"/>
            <w:noProof/>
          </w:rPr>
          <w:t>Printer package</w:t>
        </w:r>
        <w:r w:rsidR="00A772BD">
          <w:rPr>
            <w:noProof/>
            <w:webHidden/>
          </w:rPr>
          <w:tab/>
        </w:r>
        <w:r>
          <w:rPr>
            <w:noProof/>
            <w:webHidden/>
          </w:rPr>
          <w:fldChar w:fldCharType="begin"/>
        </w:r>
        <w:r w:rsidR="00A772BD">
          <w:rPr>
            <w:noProof/>
            <w:webHidden/>
          </w:rPr>
          <w:instrText xml:space="preserve"> PAGEREF _Toc530384785 \h </w:instrText>
        </w:r>
        <w:r>
          <w:rPr>
            <w:noProof/>
            <w:webHidden/>
          </w:rPr>
        </w:r>
        <w:r>
          <w:rPr>
            <w:noProof/>
            <w:webHidden/>
          </w:rPr>
          <w:fldChar w:fldCharType="separate"/>
        </w:r>
        <w:r w:rsidR="00A772BD">
          <w:rPr>
            <w:noProof/>
            <w:webHidden/>
          </w:rPr>
          <w:t>13</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6" w:history="1">
        <w:r w:rsidR="00A772BD" w:rsidRPr="00C04C7A">
          <w:rPr>
            <w:rStyle w:val="Hyperlink"/>
            <w:noProof/>
          </w:rPr>
          <w:t>8.6.</w:t>
        </w:r>
        <w:r w:rsidR="00A772BD">
          <w:rPr>
            <w:rFonts w:asciiTheme="minorHAnsi" w:eastAsiaTheme="minorEastAsia" w:hAnsiTheme="minorHAnsi" w:cstheme="minorBidi"/>
            <w:noProof/>
          </w:rPr>
          <w:tab/>
        </w:r>
        <w:r w:rsidR="00A772BD" w:rsidRPr="00C04C7A">
          <w:rPr>
            <w:rStyle w:val="Hyperlink"/>
            <w:noProof/>
          </w:rPr>
          <w:t>Storage package</w:t>
        </w:r>
        <w:r w:rsidR="00A772BD">
          <w:rPr>
            <w:noProof/>
            <w:webHidden/>
          </w:rPr>
          <w:tab/>
        </w:r>
        <w:r>
          <w:rPr>
            <w:noProof/>
            <w:webHidden/>
          </w:rPr>
          <w:fldChar w:fldCharType="begin"/>
        </w:r>
        <w:r w:rsidR="00A772BD">
          <w:rPr>
            <w:noProof/>
            <w:webHidden/>
          </w:rPr>
          <w:instrText xml:space="preserve"> PAGEREF _Toc530384786 \h </w:instrText>
        </w:r>
        <w:r>
          <w:rPr>
            <w:noProof/>
            <w:webHidden/>
          </w:rPr>
        </w:r>
        <w:r>
          <w:rPr>
            <w:noProof/>
            <w:webHidden/>
          </w:rPr>
          <w:fldChar w:fldCharType="separate"/>
        </w:r>
        <w:r w:rsidR="00A772BD">
          <w:rPr>
            <w:noProof/>
            <w:webHidden/>
          </w:rPr>
          <w:t>13</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7" w:history="1">
        <w:r w:rsidR="00A772BD" w:rsidRPr="00C04C7A">
          <w:rPr>
            <w:rStyle w:val="Hyperlink"/>
            <w:noProof/>
          </w:rPr>
          <w:t>8.7.</w:t>
        </w:r>
        <w:r w:rsidR="00A772BD">
          <w:rPr>
            <w:rFonts w:asciiTheme="minorHAnsi" w:eastAsiaTheme="minorEastAsia" w:hAnsiTheme="minorHAnsi" w:cstheme="minorBidi"/>
            <w:noProof/>
          </w:rPr>
          <w:tab/>
        </w:r>
        <w:r w:rsidR="00A772BD" w:rsidRPr="00C04C7A">
          <w:rPr>
            <w:rStyle w:val="Hyperlink"/>
            <w:noProof/>
          </w:rPr>
          <w:t>Display package</w:t>
        </w:r>
        <w:r w:rsidR="00A772BD">
          <w:rPr>
            <w:noProof/>
            <w:webHidden/>
          </w:rPr>
          <w:tab/>
        </w:r>
        <w:r>
          <w:rPr>
            <w:noProof/>
            <w:webHidden/>
          </w:rPr>
          <w:fldChar w:fldCharType="begin"/>
        </w:r>
        <w:r w:rsidR="00A772BD">
          <w:rPr>
            <w:noProof/>
            <w:webHidden/>
          </w:rPr>
          <w:instrText xml:space="preserve"> PAGEREF _Toc530384787 \h </w:instrText>
        </w:r>
        <w:r>
          <w:rPr>
            <w:noProof/>
            <w:webHidden/>
          </w:rPr>
        </w:r>
        <w:r>
          <w:rPr>
            <w:noProof/>
            <w:webHidden/>
          </w:rPr>
          <w:fldChar w:fldCharType="separate"/>
        </w:r>
        <w:r w:rsidR="00A772BD">
          <w:rPr>
            <w:noProof/>
            <w:webHidden/>
          </w:rPr>
          <w:t>14</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8" w:history="1">
        <w:r w:rsidR="00A772BD" w:rsidRPr="00C04C7A">
          <w:rPr>
            <w:rStyle w:val="Hyperlink"/>
            <w:noProof/>
          </w:rPr>
          <w:t>8.8.</w:t>
        </w:r>
        <w:r w:rsidR="00A772BD">
          <w:rPr>
            <w:rFonts w:asciiTheme="minorHAnsi" w:eastAsiaTheme="minorEastAsia" w:hAnsiTheme="minorHAnsi" w:cstheme="minorBidi"/>
            <w:noProof/>
          </w:rPr>
          <w:tab/>
        </w:r>
        <w:r w:rsidR="00A772BD" w:rsidRPr="00C04C7A">
          <w:rPr>
            <w:rStyle w:val="Hyperlink"/>
            <w:noProof/>
          </w:rPr>
          <w:t>Communication package</w:t>
        </w:r>
        <w:r w:rsidR="00A772BD">
          <w:rPr>
            <w:noProof/>
            <w:webHidden/>
          </w:rPr>
          <w:tab/>
        </w:r>
        <w:r>
          <w:rPr>
            <w:noProof/>
            <w:webHidden/>
          </w:rPr>
          <w:fldChar w:fldCharType="begin"/>
        </w:r>
        <w:r w:rsidR="00A772BD">
          <w:rPr>
            <w:noProof/>
            <w:webHidden/>
          </w:rPr>
          <w:instrText xml:space="preserve"> PAGEREF _Toc530384788 \h </w:instrText>
        </w:r>
        <w:r>
          <w:rPr>
            <w:noProof/>
            <w:webHidden/>
          </w:rPr>
        </w:r>
        <w:r>
          <w:rPr>
            <w:noProof/>
            <w:webHidden/>
          </w:rPr>
          <w:fldChar w:fldCharType="separate"/>
        </w:r>
        <w:r w:rsidR="00A772BD">
          <w:rPr>
            <w:noProof/>
            <w:webHidden/>
          </w:rPr>
          <w:t>14</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89" w:history="1">
        <w:r w:rsidR="00A772BD" w:rsidRPr="00C04C7A">
          <w:rPr>
            <w:rStyle w:val="Hyperlink"/>
            <w:noProof/>
          </w:rPr>
          <w:t>8.9.</w:t>
        </w:r>
        <w:r w:rsidR="00A772BD">
          <w:rPr>
            <w:rFonts w:asciiTheme="minorHAnsi" w:eastAsiaTheme="minorEastAsia" w:hAnsiTheme="minorHAnsi" w:cstheme="minorBidi"/>
            <w:noProof/>
          </w:rPr>
          <w:tab/>
        </w:r>
        <w:r w:rsidR="00A772BD" w:rsidRPr="00C04C7A">
          <w:rPr>
            <w:rStyle w:val="Hyperlink"/>
            <w:noProof/>
          </w:rPr>
          <w:t>Input package</w:t>
        </w:r>
        <w:r w:rsidR="00A772BD">
          <w:rPr>
            <w:noProof/>
            <w:webHidden/>
          </w:rPr>
          <w:tab/>
        </w:r>
        <w:r>
          <w:rPr>
            <w:noProof/>
            <w:webHidden/>
          </w:rPr>
          <w:fldChar w:fldCharType="begin"/>
        </w:r>
        <w:r w:rsidR="00A772BD">
          <w:rPr>
            <w:noProof/>
            <w:webHidden/>
          </w:rPr>
          <w:instrText xml:space="preserve"> PAGEREF _Toc530384789 \h </w:instrText>
        </w:r>
        <w:r>
          <w:rPr>
            <w:noProof/>
            <w:webHidden/>
          </w:rPr>
        </w:r>
        <w:r>
          <w:rPr>
            <w:noProof/>
            <w:webHidden/>
          </w:rPr>
          <w:fldChar w:fldCharType="separate"/>
        </w:r>
        <w:r w:rsidR="00A772BD">
          <w:rPr>
            <w:noProof/>
            <w:webHidden/>
          </w:rPr>
          <w:t>14</w:t>
        </w:r>
        <w:r>
          <w:rPr>
            <w:noProof/>
            <w:webHidden/>
          </w:rPr>
          <w:fldChar w:fldCharType="end"/>
        </w:r>
      </w:hyperlink>
    </w:p>
    <w:p w:rsidR="00A772BD" w:rsidRDefault="00210A6E">
      <w:pPr>
        <w:pStyle w:val="TOC1"/>
        <w:tabs>
          <w:tab w:val="left" w:pos="420"/>
          <w:tab w:val="right" w:leader="dot" w:pos="9628"/>
        </w:tabs>
        <w:rPr>
          <w:rFonts w:asciiTheme="minorHAnsi" w:eastAsiaTheme="minorEastAsia" w:hAnsiTheme="minorHAnsi" w:cstheme="minorBidi"/>
          <w:noProof/>
        </w:rPr>
      </w:pPr>
      <w:hyperlink w:anchor="_Toc530384790" w:history="1">
        <w:r w:rsidR="00A772BD" w:rsidRPr="00C04C7A">
          <w:rPr>
            <w:rStyle w:val="Hyperlink"/>
            <w:noProof/>
          </w:rPr>
          <w:t>9.</w:t>
        </w:r>
        <w:r w:rsidR="00A772BD">
          <w:rPr>
            <w:rFonts w:asciiTheme="minorHAnsi" w:eastAsiaTheme="minorEastAsia" w:hAnsiTheme="minorHAnsi" w:cstheme="minorBidi"/>
            <w:noProof/>
          </w:rPr>
          <w:tab/>
        </w:r>
        <w:r w:rsidR="00A772BD" w:rsidRPr="00C04C7A">
          <w:rPr>
            <w:rStyle w:val="Hyperlink"/>
            <w:noProof/>
          </w:rPr>
          <w:t>Interface definition of software items</w:t>
        </w:r>
        <w:r w:rsidR="00A772BD">
          <w:rPr>
            <w:noProof/>
            <w:webHidden/>
          </w:rPr>
          <w:tab/>
        </w:r>
        <w:r>
          <w:rPr>
            <w:noProof/>
            <w:webHidden/>
          </w:rPr>
          <w:fldChar w:fldCharType="begin"/>
        </w:r>
        <w:r w:rsidR="00A772BD">
          <w:rPr>
            <w:noProof/>
            <w:webHidden/>
          </w:rPr>
          <w:instrText xml:space="preserve"> PAGEREF _Toc530384790 \h </w:instrText>
        </w:r>
        <w:r>
          <w:rPr>
            <w:noProof/>
            <w:webHidden/>
          </w:rPr>
        </w:r>
        <w:r>
          <w:rPr>
            <w:noProof/>
            <w:webHidden/>
          </w:rPr>
          <w:fldChar w:fldCharType="separate"/>
        </w:r>
        <w:r w:rsidR="00A772BD">
          <w:rPr>
            <w:noProof/>
            <w:webHidden/>
          </w:rPr>
          <w:t>15</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91" w:history="1">
        <w:r w:rsidR="00A772BD" w:rsidRPr="00C04C7A">
          <w:rPr>
            <w:rStyle w:val="Hyperlink"/>
            <w:noProof/>
          </w:rPr>
          <w:t>9.1.</w:t>
        </w:r>
        <w:r w:rsidR="00A772BD">
          <w:rPr>
            <w:rFonts w:asciiTheme="minorHAnsi" w:eastAsiaTheme="minorEastAsia" w:hAnsiTheme="minorHAnsi" w:cstheme="minorBidi"/>
            <w:noProof/>
          </w:rPr>
          <w:tab/>
        </w:r>
        <w:r w:rsidR="00A772BD" w:rsidRPr="00C04C7A">
          <w:rPr>
            <w:rStyle w:val="Hyperlink"/>
            <w:noProof/>
          </w:rPr>
          <w:t>Structure of software items</w:t>
        </w:r>
        <w:r w:rsidR="00A772BD">
          <w:rPr>
            <w:noProof/>
            <w:webHidden/>
          </w:rPr>
          <w:tab/>
        </w:r>
        <w:r>
          <w:rPr>
            <w:noProof/>
            <w:webHidden/>
          </w:rPr>
          <w:fldChar w:fldCharType="begin"/>
        </w:r>
        <w:r w:rsidR="00A772BD">
          <w:rPr>
            <w:noProof/>
            <w:webHidden/>
          </w:rPr>
          <w:instrText xml:space="preserve"> PAGEREF _Toc530384791 \h </w:instrText>
        </w:r>
        <w:r>
          <w:rPr>
            <w:noProof/>
            <w:webHidden/>
          </w:rPr>
        </w:r>
        <w:r>
          <w:rPr>
            <w:noProof/>
            <w:webHidden/>
          </w:rPr>
          <w:fldChar w:fldCharType="separate"/>
        </w:r>
        <w:r w:rsidR="00A772BD">
          <w:rPr>
            <w:noProof/>
            <w:webHidden/>
          </w:rPr>
          <w:t>15</w:t>
        </w:r>
        <w:r>
          <w:rPr>
            <w:noProof/>
            <w:webHidden/>
          </w:rPr>
          <w:fldChar w:fldCharType="end"/>
        </w:r>
      </w:hyperlink>
    </w:p>
    <w:p w:rsidR="00A772BD" w:rsidRDefault="00210A6E">
      <w:pPr>
        <w:pStyle w:val="TOC2"/>
        <w:tabs>
          <w:tab w:val="left" w:pos="840"/>
          <w:tab w:val="right" w:leader="dot" w:pos="9628"/>
        </w:tabs>
        <w:rPr>
          <w:rFonts w:asciiTheme="minorHAnsi" w:eastAsiaTheme="minorEastAsia" w:hAnsiTheme="minorHAnsi" w:cstheme="minorBidi"/>
          <w:noProof/>
        </w:rPr>
      </w:pPr>
      <w:hyperlink w:anchor="_Toc530384792" w:history="1">
        <w:r w:rsidR="00A772BD" w:rsidRPr="00C04C7A">
          <w:rPr>
            <w:rStyle w:val="Hyperlink"/>
            <w:noProof/>
          </w:rPr>
          <w:t>9.2.</w:t>
        </w:r>
        <w:r w:rsidR="00A772BD">
          <w:rPr>
            <w:rFonts w:asciiTheme="minorHAnsi" w:eastAsiaTheme="minorEastAsia" w:hAnsiTheme="minorHAnsi" w:cstheme="minorBidi"/>
            <w:noProof/>
          </w:rPr>
          <w:tab/>
        </w:r>
        <w:r w:rsidR="00A772BD" w:rsidRPr="00C04C7A">
          <w:rPr>
            <w:rStyle w:val="Hyperlink"/>
            <w:noProof/>
          </w:rPr>
          <w:t>Interrelationship between software items</w:t>
        </w:r>
        <w:r w:rsidR="00A772BD">
          <w:rPr>
            <w:noProof/>
            <w:webHidden/>
          </w:rPr>
          <w:tab/>
        </w:r>
        <w:r>
          <w:rPr>
            <w:noProof/>
            <w:webHidden/>
          </w:rPr>
          <w:fldChar w:fldCharType="begin"/>
        </w:r>
        <w:r w:rsidR="00A772BD">
          <w:rPr>
            <w:noProof/>
            <w:webHidden/>
          </w:rPr>
          <w:instrText xml:space="preserve"> PAGEREF _Toc530384792 \h </w:instrText>
        </w:r>
        <w:r>
          <w:rPr>
            <w:noProof/>
            <w:webHidden/>
          </w:rPr>
        </w:r>
        <w:r>
          <w:rPr>
            <w:noProof/>
            <w:webHidden/>
          </w:rPr>
          <w:fldChar w:fldCharType="separate"/>
        </w:r>
        <w:r w:rsidR="00A772BD">
          <w:rPr>
            <w:noProof/>
            <w:webHidden/>
          </w:rPr>
          <w:t>17</w:t>
        </w:r>
        <w:r>
          <w:rPr>
            <w:noProof/>
            <w:webHidden/>
          </w:rPr>
          <w:fldChar w:fldCharType="end"/>
        </w:r>
      </w:hyperlink>
    </w:p>
    <w:p w:rsidR="00CB1633" w:rsidRDefault="00210A6E">
      <w:r>
        <w:fldChar w:fldCharType="end"/>
      </w:r>
    </w:p>
    <w:p w:rsidR="00CB1633" w:rsidRDefault="00CB1633">
      <w:pPr>
        <w:widowControl/>
        <w:jc w:val="left"/>
        <w:sectPr w:rsidR="00CB1633">
          <w:headerReference w:type="default" r:id="rId9"/>
          <w:footerReference w:type="even" r:id="rId10"/>
          <w:footerReference w:type="default" r:id="rId11"/>
          <w:headerReference w:type="first" r:id="rId12"/>
          <w:footerReference w:type="first" r:id="rId13"/>
          <w:pgSz w:w="11906" w:h="16838"/>
          <w:pgMar w:top="1134" w:right="1134" w:bottom="1134" w:left="1134" w:header="454" w:footer="454" w:gutter="0"/>
          <w:cols w:space="425"/>
          <w:docGrid w:type="lines" w:linePitch="360"/>
        </w:sectPr>
      </w:pPr>
      <w:r>
        <w:br w:type="page"/>
      </w:r>
    </w:p>
    <w:p w:rsidR="00F32FC5" w:rsidRDefault="00CB1633" w:rsidP="00F32FC5">
      <w:pPr>
        <w:pStyle w:val="Heading1"/>
        <w:spacing w:before="360"/>
        <w:pPrChange w:id="1" w:author="user" w:date="2019-03-20T10:12:00Z">
          <w:pPr>
            <w:pStyle w:val="Heading1"/>
          </w:pPr>
        </w:pPrChange>
      </w:pPr>
      <w:bookmarkStart w:id="2" w:name="_Toc530384765"/>
      <w:r>
        <w:rPr>
          <w:rFonts w:hint="eastAsia"/>
        </w:rPr>
        <w:lastRenderedPageBreak/>
        <w:t>Objective</w:t>
      </w:r>
      <w:bookmarkEnd w:id="2"/>
    </w:p>
    <w:p w:rsidR="00CB1633" w:rsidRDefault="00CB1633" w:rsidP="00AB43FB">
      <w:pPr>
        <w:jc w:val="left"/>
      </w:pPr>
      <w:r>
        <w:rPr>
          <w:rFonts w:hint="eastAsia"/>
        </w:rPr>
        <w:t xml:space="preserve">The </w:t>
      </w:r>
      <w:r>
        <w:t>present</w:t>
      </w:r>
      <w:r>
        <w:rPr>
          <w:rFonts w:hint="eastAsia"/>
        </w:rPr>
        <w:t xml:space="preserve"> document is a documented form of the standardized software architecture design specification defined by the Standardization Project (hereinafter referred to as STD Pj).  An objective of STD Pj is to define software components necessary for providing key products and specify related interfaces, thus enhancing quality and development efficiency via building and reuse of software assets for the purpose of promoting standardization of eye-care product software.</w:t>
      </w:r>
    </w:p>
    <w:p w:rsidR="00F32FC5" w:rsidRDefault="00CB1633" w:rsidP="00F32FC5">
      <w:pPr>
        <w:pStyle w:val="Heading1"/>
        <w:spacing w:before="360"/>
        <w:pPrChange w:id="3" w:author="user" w:date="2019-03-20T10:12:00Z">
          <w:pPr>
            <w:pStyle w:val="Heading1"/>
          </w:pPr>
        </w:pPrChange>
      </w:pPr>
      <w:bookmarkStart w:id="4" w:name="_Toc530384766"/>
      <w:r>
        <w:rPr>
          <w:rFonts w:hint="eastAsia"/>
        </w:rPr>
        <w:t>Scope</w:t>
      </w:r>
      <w:bookmarkEnd w:id="4"/>
    </w:p>
    <w:p w:rsidR="00CB1633" w:rsidRDefault="00CB1633">
      <w:pPr>
        <w:widowControl/>
        <w:jc w:val="left"/>
      </w:pPr>
      <w:r>
        <w:rPr>
          <w:rFonts w:hint="eastAsia"/>
        </w:rPr>
        <w:t>The document applies to software development of the following product series:</w:t>
      </w:r>
    </w:p>
    <w:p w:rsidR="00CB1633" w:rsidRDefault="00CB1633">
      <w:pPr>
        <w:pStyle w:val="ListParagraph"/>
        <w:widowControl/>
        <w:numPr>
          <w:ilvl w:val="0"/>
          <w:numId w:val="44"/>
        </w:numPr>
        <w:ind w:leftChars="0" w:left="709"/>
        <w:jc w:val="left"/>
      </w:pPr>
      <w:r>
        <w:rPr>
          <w:rFonts w:hint="eastAsia"/>
        </w:rPr>
        <w:t>OCT series (excluding Victoria)</w:t>
      </w:r>
    </w:p>
    <w:p w:rsidR="00CB1633" w:rsidRDefault="00CB1633">
      <w:pPr>
        <w:pStyle w:val="ListParagraph"/>
        <w:widowControl/>
        <w:numPr>
          <w:ilvl w:val="0"/>
          <w:numId w:val="44"/>
        </w:numPr>
        <w:ind w:leftChars="0" w:left="709"/>
        <w:jc w:val="left"/>
      </w:pPr>
      <w:r>
        <w:rPr>
          <w:rFonts w:hint="eastAsia"/>
        </w:rPr>
        <w:t>TRC series</w:t>
      </w:r>
    </w:p>
    <w:p w:rsidR="00CB1633" w:rsidRDefault="00CB1633">
      <w:pPr>
        <w:pStyle w:val="ListParagraph"/>
        <w:widowControl/>
        <w:numPr>
          <w:ilvl w:val="0"/>
          <w:numId w:val="44"/>
        </w:numPr>
        <w:ind w:leftChars="0" w:left="709"/>
        <w:jc w:val="left"/>
      </w:pPr>
      <w:r>
        <w:rPr>
          <w:rFonts w:hint="eastAsia"/>
        </w:rPr>
        <w:t>RM/KR series</w:t>
      </w:r>
    </w:p>
    <w:p w:rsidR="00CB1633" w:rsidRDefault="00CB1633">
      <w:pPr>
        <w:pStyle w:val="ListParagraph"/>
        <w:widowControl/>
        <w:numPr>
          <w:ilvl w:val="0"/>
          <w:numId w:val="44"/>
        </w:numPr>
        <w:ind w:leftChars="0" w:left="709"/>
        <w:jc w:val="left"/>
      </w:pPr>
      <w:r>
        <w:rPr>
          <w:rFonts w:hint="eastAsia"/>
        </w:rPr>
        <w:t>CT series</w:t>
      </w:r>
    </w:p>
    <w:p w:rsidR="00CB1633" w:rsidRDefault="00CB1633">
      <w:pPr>
        <w:pStyle w:val="ListParagraph"/>
        <w:widowControl/>
        <w:numPr>
          <w:ilvl w:val="0"/>
          <w:numId w:val="44"/>
        </w:numPr>
        <w:ind w:leftChars="0" w:left="709"/>
        <w:jc w:val="left"/>
      </w:pPr>
      <w:r>
        <w:rPr>
          <w:rFonts w:hint="eastAsia"/>
        </w:rPr>
        <w:t>SP series</w:t>
      </w:r>
    </w:p>
    <w:p w:rsidR="00CB1633" w:rsidRDefault="00CB1633">
      <w:pPr>
        <w:pStyle w:val="ListParagraph"/>
        <w:widowControl/>
        <w:numPr>
          <w:ilvl w:val="0"/>
          <w:numId w:val="44"/>
        </w:numPr>
        <w:ind w:leftChars="0" w:left="709"/>
        <w:jc w:val="left"/>
      </w:pPr>
      <w:r>
        <w:rPr>
          <w:rFonts w:hint="eastAsia"/>
        </w:rPr>
        <w:t>Subjective system/Lens meter (Chronos)</w:t>
      </w:r>
    </w:p>
    <w:p w:rsidR="00F32FC5" w:rsidRDefault="00CB1633" w:rsidP="00F32FC5">
      <w:pPr>
        <w:pStyle w:val="Heading1"/>
        <w:spacing w:before="360"/>
        <w:pPrChange w:id="5" w:author="user" w:date="2019-03-20T10:12:00Z">
          <w:pPr>
            <w:pStyle w:val="Heading1"/>
          </w:pPr>
        </w:pPrChange>
      </w:pPr>
      <w:bookmarkStart w:id="6" w:name="_Toc530384767"/>
      <w:r>
        <w:rPr>
          <w:rFonts w:hint="eastAsia"/>
        </w:rPr>
        <w:t>Definitions/References</w:t>
      </w:r>
      <w:bookmarkEnd w:id="6"/>
    </w:p>
    <w:p w:rsidR="00F32FC5" w:rsidRDefault="00CB1633" w:rsidP="00F32FC5">
      <w:pPr>
        <w:pStyle w:val="Heading2"/>
        <w:spacing w:before="180"/>
        <w:pPrChange w:id="7" w:author="user" w:date="2019-03-20T10:12:00Z">
          <w:pPr>
            <w:pStyle w:val="Heading2"/>
          </w:pPr>
        </w:pPrChange>
      </w:pPr>
      <w:bookmarkStart w:id="8" w:name="_Toc530384768"/>
      <w:r>
        <w:rPr>
          <w:rFonts w:hint="eastAsia"/>
        </w:rPr>
        <w:t>Definitions</w:t>
      </w:r>
      <w:bookmarkEnd w:id="8"/>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2538"/>
        <w:gridCol w:w="7316"/>
      </w:tblGrid>
      <w:tr w:rsidR="00CB1633" w:rsidRPr="00B545A3">
        <w:trPr>
          <w:cantSplit/>
          <w:tblHeader/>
        </w:trPr>
        <w:tc>
          <w:tcPr>
            <w:tcW w:w="2475" w:type="dxa"/>
            <w:shd w:val="clear" w:color="auto" w:fill="E0E0E0"/>
          </w:tcPr>
          <w:p w:rsidR="00CB1633" w:rsidRPr="00AB43FB" w:rsidRDefault="00CB1633" w:rsidP="00AB43FB">
            <w:pPr>
              <w:pStyle w:val="Table-Heading"/>
              <w:spacing w:before="0" w:after="0"/>
              <w:rPr>
                <w:rFonts w:ascii="Arial" w:eastAsia="MS Mincho" w:hAnsi="Arial" w:cs="Arial"/>
                <w:i/>
                <w:sz w:val="20"/>
                <w:szCs w:val="20"/>
              </w:rPr>
            </w:pPr>
            <w:r w:rsidRPr="00AB43FB">
              <w:rPr>
                <w:rFonts w:ascii="Arial" w:eastAsia="MS Mincho" w:hAnsi="MS Mincho" w:cs="Arial"/>
                <w:sz w:val="20"/>
                <w:szCs w:val="20"/>
                <w:lang w:eastAsia="ja-JP"/>
              </w:rPr>
              <w:t>Term/Abbreviation</w:t>
            </w:r>
          </w:p>
        </w:tc>
        <w:tc>
          <w:tcPr>
            <w:tcW w:w="7133" w:type="dxa"/>
            <w:shd w:val="clear" w:color="auto" w:fill="E0E0E0"/>
          </w:tcPr>
          <w:p w:rsidR="00CB1633" w:rsidRPr="00AB43FB" w:rsidRDefault="00CB1633" w:rsidP="00AB43FB">
            <w:pPr>
              <w:pStyle w:val="Table-Heading"/>
              <w:spacing w:before="0" w:after="0"/>
              <w:rPr>
                <w:rFonts w:ascii="Arial" w:eastAsia="MS Mincho" w:hAnsi="Arial" w:cs="Arial"/>
                <w:i/>
                <w:sz w:val="20"/>
                <w:szCs w:val="20"/>
              </w:rPr>
            </w:pPr>
            <w:r w:rsidRPr="00AB43FB">
              <w:rPr>
                <w:rFonts w:ascii="Arial" w:eastAsia="MS Mincho" w:hAnsi="MS Mincho" w:cs="Arial"/>
                <w:sz w:val="20"/>
                <w:szCs w:val="20"/>
                <w:lang w:eastAsia="ja-JP"/>
              </w:rPr>
              <w:t>Description</w:t>
            </w:r>
          </w:p>
        </w:tc>
      </w:tr>
      <w:tr w:rsidR="00CB1633" w:rsidRPr="00B545A3">
        <w:trPr>
          <w:cantSplit/>
        </w:trPr>
        <w:tc>
          <w:tcPr>
            <w:tcW w:w="2475" w:type="dxa"/>
          </w:tcPr>
          <w:p w:rsidR="00CB1633" w:rsidRPr="00AB43FB" w:rsidRDefault="00CB1633">
            <w:pPr>
              <w:pStyle w:val="a"/>
              <w:rPr>
                <w:rFonts w:cs="Arial"/>
                <w:i w:val="0"/>
                <w:color w:val="auto"/>
                <w:sz w:val="20"/>
                <w:szCs w:val="20"/>
              </w:rPr>
            </w:pPr>
            <w:r w:rsidRPr="00AB43FB">
              <w:rPr>
                <w:i w:val="0"/>
                <w:color w:val="auto"/>
                <w:sz w:val="20"/>
                <w:szCs w:val="20"/>
              </w:rPr>
              <w:t>Application</w:t>
            </w:r>
          </w:p>
        </w:tc>
        <w:tc>
          <w:tcPr>
            <w:tcW w:w="7133" w:type="dxa"/>
          </w:tcPr>
          <w:p w:rsidR="00CB1633" w:rsidRPr="00AB43FB" w:rsidRDefault="00CB1633">
            <w:pPr>
              <w:pStyle w:val="a"/>
              <w:rPr>
                <w:rFonts w:cs="Arial"/>
                <w:i w:val="0"/>
                <w:color w:val="auto"/>
                <w:sz w:val="20"/>
                <w:szCs w:val="20"/>
              </w:rPr>
            </w:pPr>
            <w:r w:rsidRPr="00AB43FB">
              <w:rPr>
                <w:i w:val="0"/>
                <w:color w:val="auto"/>
                <w:sz w:val="20"/>
                <w:szCs w:val="20"/>
              </w:rPr>
              <w:t>A general term for software used to perform specific work.</w:t>
            </w:r>
          </w:p>
        </w:tc>
      </w:tr>
      <w:tr w:rsidR="00CB1633" w:rsidRPr="00B545A3">
        <w:trPr>
          <w:cantSplit/>
        </w:trPr>
        <w:tc>
          <w:tcPr>
            <w:tcW w:w="2475" w:type="dxa"/>
          </w:tcPr>
          <w:p w:rsidR="00CB1633" w:rsidRPr="00AB43FB" w:rsidRDefault="00CB1633">
            <w:pPr>
              <w:pStyle w:val="a"/>
              <w:rPr>
                <w:rFonts w:cs="Arial"/>
                <w:i w:val="0"/>
                <w:color w:val="auto"/>
                <w:sz w:val="20"/>
                <w:szCs w:val="20"/>
              </w:rPr>
            </w:pPr>
            <w:r w:rsidRPr="00AB43FB">
              <w:rPr>
                <w:i w:val="0"/>
                <w:color w:val="auto"/>
                <w:sz w:val="20"/>
                <w:szCs w:val="20"/>
              </w:rPr>
              <w:t>Middleware</w:t>
            </w:r>
          </w:p>
        </w:tc>
        <w:tc>
          <w:tcPr>
            <w:tcW w:w="7133" w:type="dxa"/>
          </w:tcPr>
          <w:p w:rsidR="00CB1633" w:rsidRPr="00AB43FB" w:rsidRDefault="00CB1633">
            <w:pPr>
              <w:pStyle w:val="a"/>
              <w:rPr>
                <w:rFonts w:cs="Arial"/>
                <w:i w:val="0"/>
                <w:color w:val="auto"/>
                <w:sz w:val="20"/>
                <w:szCs w:val="20"/>
              </w:rPr>
            </w:pPr>
            <w:r w:rsidRPr="00AB43FB">
              <w:rPr>
                <w:i w:val="0"/>
                <w:color w:val="auto"/>
                <w:sz w:val="20"/>
                <w:szCs w:val="20"/>
              </w:rPr>
              <w:t>A set of general-purpose (common) functions of application software.  When application software issues a request to middleware, the middleware issues a necessary request to the driver layer and returns the result to the application software.</w:t>
            </w:r>
          </w:p>
        </w:tc>
      </w:tr>
      <w:tr w:rsidR="00CB1633" w:rsidRPr="00B545A3">
        <w:trPr>
          <w:cantSplit/>
        </w:trPr>
        <w:tc>
          <w:tcPr>
            <w:tcW w:w="2475" w:type="dxa"/>
          </w:tcPr>
          <w:p w:rsidR="00CB1633" w:rsidRPr="00AB43FB" w:rsidRDefault="00CB1633">
            <w:pPr>
              <w:pStyle w:val="a"/>
              <w:rPr>
                <w:rFonts w:cs="Arial"/>
                <w:i w:val="0"/>
                <w:color w:val="auto"/>
                <w:sz w:val="20"/>
                <w:szCs w:val="20"/>
              </w:rPr>
            </w:pPr>
            <w:r w:rsidRPr="00AB43FB">
              <w:rPr>
                <w:i w:val="0"/>
                <w:color w:val="auto"/>
                <w:sz w:val="20"/>
                <w:szCs w:val="20"/>
              </w:rPr>
              <w:t>Driver</w:t>
            </w:r>
          </w:p>
        </w:tc>
        <w:tc>
          <w:tcPr>
            <w:tcW w:w="7133" w:type="dxa"/>
          </w:tcPr>
          <w:p w:rsidR="00CB1633" w:rsidRPr="00AB43FB" w:rsidRDefault="00CB1633">
            <w:pPr>
              <w:pStyle w:val="a"/>
              <w:rPr>
                <w:rFonts w:cs="Arial"/>
                <w:i w:val="0"/>
                <w:color w:val="auto"/>
                <w:sz w:val="20"/>
                <w:szCs w:val="20"/>
              </w:rPr>
            </w:pPr>
            <w:r w:rsidRPr="00AB43FB">
              <w:rPr>
                <w:i w:val="0"/>
                <w:color w:val="auto"/>
                <w:sz w:val="20"/>
                <w:szCs w:val="20"/>
              </w:rPr>
              <w:t>Communicates generally via a bus or a communication subsystem with a peripheral device connected to the same.  When a program calls a routine in a driver, the driver issues a command to the peripheral device.  When the peripheral device returns data to the driver, the driver takes action, for example, calls a routine in the calling program.  The driver depends on hardware and differs from OS to OS.</w:t>
            </w:r>
          </w:p>
        </w:tc>
      </w:tr>
      <w:tr w:rsidR="00CB1633" w:rsidRPr="00B545A3">
        <w:trPr>
          <w:cantSplit/>
        </w:trPr>
        <w:tc>
          <w:tcPr>
            <w:tcW w:w="2475" w:type="dxa"/>
          </w:tcPr>
          <w:p w:rsidR="00CB1633" w:rsidRPr="00AB43FB" w:rsidRDefault="00CB1633">
            <w:pPr>
              <w:pStyle w:val="a"/>
              <w:rPr>
                <w:i w:val="0"/>
                <w:color w:val="auto"/>
                <w:sz w:val="20"/>
                <w:szCs w:val="20"/>
              </w:rPr>
            </w:pPr>
            <w:r w:rsidRPr="00AB43FB">
              <w:rPr>
                <w:i w:val="0"/>
                <w:color w:val="auto"/>
                <w:sz w:val="20"/>
                <w:szCs w:val="20"/>
              </w:rPr>
              <w:t>Component</w:t>
            </w:r>
          </w:p>
        </w:tc>
        <w:tc>
          <w:tcPr>
            <w:tcW w:w="7133" w:type="dxa"/>
          </w:tcPr>
          <w:p w:rsidR="00CB1633" w:rsidRPr="00AB43FB" w:rsidRDefault="00CB1633">
            <w:pPr>
              <w:pStyle w:val="a"/>
              <w:rPr>
                <w:i w:val="0"/>
                <w:color w:val="auto"/>
                <w:sz w:val="20"/>
                <w:szCs w:val="20"/>
              </w:rPr>
            </w:pPr>
            <w:r w:rsidRPr="00AB43FB">
              <w:rPr>
                <w:i w:val="0"/>
                <w:color w:val="auto"/>
                <w:sz w:val="20"/>
                <w:szCs w:val="20"/>
              </w:rPr>
              <w:t xml:space="preserve">A component is software modularized to provide a function.  </w:t>
            </w:r>
          </w:p>
          <w:p w:rsidR="00CB1633" w:rsidRPr="00AB43FB" w:rsidRDefault="00CB1633">
            <w:pPr>
              <w:pStyle w:val="a"/>
              <w:rPr>
                <w:i w:val="0"/>
                <w:color w:val="auto"/>
                <w:sz w:val="20"/>
                <w:szCs w:val="20"/>
              </w:rPr>
            </w:pPr>
            <w:r w:rsidRPr="00AB43FB">
              <w:rPr>
                <w:i w:val="0"/>
                <w:color w:val="auto"/>
                <w:sz w:val="20"/>
                <w:szCs w:val="20"/>
              </w:rPr>
              <w:t>A component refers to a reusable software component equipped with a definite interface and takes full advantage of the concepts including divide and conquer, separation of concerns, and providing a single function by using a set object.</w:t>
            </w:r>
          </w:p>
        </w:tc>
      </w:tr>
      <w:tr w:rsidR="00CB1633" w:rsidRPr="00B545A3">
        <w:trPr>
          <w:cantSplit/>
        </w:trPr>
        <w:tc>
          <w:tcPr>
            <w:tcW w:w="2475" w:type="dxa"/>
          </w:tcPr>
          <w:p w:rsidR="00CB1633" w:rsidRPr="00AB43FB" w:rsidRDefault="00CB1633">
            <w:pPr>
              <w:pStyle w:val="a"/>
              <w:rPr>
                <w:i w:val="0"/>
                <w:color w:val="auto"/>
                <w:sz w:val="20"/>
                <w:szCs w:val="20"/>
              </w:rPr>
            </w:pPr>
            <w:r w:rsidRPr="00AB43FB">
              <w:rPr>
                <w:i w:val="0"/>
                <w:color w:val="auto"/>
                <w:sz w:val="20"/>
                <w:szCs w:val="20"/>
              </w:rPr>
              <w:t>Package</w:t>
            </w:r>
          </w:p>
        </w:tc>
        <w:tc>
          <w:tcPr>
            <w:tcW w:w="7133" w:type="dxa"/>
          </w:tcPr>
          <w:p w:rsidR="00CB1633" w:rsidRPr="00AB43FB" w:rsidRDefault="00CB1633">
            <w:pPr>
              <w:pStyle w:val="a"/>
              <w:rPr>
                <w:i w:val="0"/>
                <w:color w:val="auto"/>
                <w:sz w:val="20"/>
                <w:szCs w:val="20"/>
              </w:rPr>
            </w:pPr>
            <w:r w:rsidRPr="00AB43FB">
              <w:rPr>
                <w:i w:val="0"/>
                <w:color w:val="auto"/>
                <w:sz w:val="20"/>
                <w:szCs w:val="20"/>
              </w:rPr>
              <w:t>A package is used to group a set of components or classes on the basis of a specific standard.  Dependence relationship or call relationship may be represented between packages.  A package is used to visualize the software structure and enhance the intelligibility.</w:t>
            </w:r>
          </w:p>
        </w:tc>
      </w:tr>
    </w:tbl>
    <w:p w:rsidR="00CB1633" w:rsidRDefault="00CB1633"/>
    <w:p w:rsidR="00CB1633" w:rsidRDefault="00CB1633">
      <w:pPr>
        <w:widowControl/>
        <w:jc w:val="left"/>
      </w:pPr>
      <w:r>
        <w:br w:type="page"/>
      </w:r>
    </w:p>
    <w:p w:rsidR="00CB1633" w:rsidRDefault="00CB1633"/>
    <w:p w:rsidR="00F32FC5" w:rsidRDefault="00CB1633" w:rsidP="00F32FC5">
      <w:pPr>
        <w:pStyle w:val="Heading1"/>
        <w:spacing w:before="360"/>
        <w:pPrChange w:id="9" w:author="user" w:date="2019-03-20T10:12:00Z">
          <w:pPr>
            <w:pStyle w:val="Heading1"/>
          </w:pPr>
        </w:pPrChange>
      </w:pPr>
      <w:bookmarkStart w:id="10" w:name="_Toc530384769"/>
      <w:r>
        <w:rPr>
          <w:rFonts w:hint="eastAsia"/>
        </w:rPr>
        <w:t>Outline of software architecture</w:t>
      </w:r>
      <w:bookmarkEnd w:id="10"/>
    </w:p>
    <w:p w:rsidR="00CB1633" w:rsidRDefault="00CB1633">
      <w:pPr>
        <w:widowControl/>
        <w:jc w:val="left"/>
      </w:pPr>
    </w:p>
    <w:p w:rsidR="00CB1633" w:rsidRDefault="00210A6E">
      <w:pPr>
        <w:widowControl/>
        <w:jc w:val="left"/>
      </w:pPr>
      <w:r>
        <w:rPr>
          <w:noProof/>
        </w:rPr>
        <w:pict>
          <v:shapetype id="_x0000_t202" coordsize="21600,21600" o:spt="202" path="m,l,21600r21600,l21600,xe">
            <v:stroke joinstyle="miter"/>
            <v:path gradientshapeok="t" o:connecttype="rect"/>
          </v:shapetype>
          <v:shape id="テキスト ボックス 24" o:spid="_x0000_s1026" type="#_x0000_t202" style="position:absolute;margin-left:106.65pt;margin-top:.2pt;width:264.85pt;height:43.2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" filled="f" stroked="f" strokeweight=".5pt">
            <v:textbox>
              <w:txbxContent>
                <w:p w:rsidR="00F32FC5" w:rsidRPr="00AB43FB" w:rsidRDefault="00F32FC5" w:rsidP="00AB43FB">
                  <w:pPr>
                    <w:jc w:val="center"/>
                    <w:rPr>
                      <w:rFonts w:asciiTheme="majorHAnsi" w:hAnsiTheme="majorHAnsi" w:cstheme="majorHAnsi"/>
                      <w:b/>
                      <w:sz w:val="36"/>
                      <w:szCs w:val="36"/>
                    </w:rPr>
                  </w:pPr>
                  <w:r w:rsidRPr="00AB43FB">
                    <w:rPr>
                      <w:rFonts w:asciiTheme="majorHAnsi" w:hAnsiTheme="majorHAnsi" w:cstheme="majorHAnsi"/>
                      <w:b/>
                      <w:sz w:val="36"/>
                      <w:szCs w:val="36"/>
                    </w:rPr>
                    <w:t>Software stack view</w:t>
                  </w:r>
                </w:p>
              </w:txbxContent>
            </v:textbox>
          </v:shape>
        </w:pict>
      </w:r>
      <w:r w:rsidR="00B545A3">
        <w:rPr>
          <w:noProof/>
        </w:rPr>
        <w:drawing>
          <wp:inline distT="0" distB="0" distL="0" distR="0">
            <wp:extent cx="6086475" cy="4562475"/>
            <wp:effectExtent l="0" t="0" r="9525"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無題.jpg"/>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6475" cy="4562475"/>
                    </a:xfrm>
                    <a:prstGeom prst="rect">
                      <a:avLst/>
                    </a:prstGeom>
                  </pic:spPr>
                </pic:pic>
              </a:graphicData>
            </a:graphic>
          </wp:inline>
        </w:drawing>
      </w:r>
    </w:p>
    <w:p w:rsidR="00B545A3" w:rsidRDefault="00B545A3">
      <w:pPr>
        <w:widowControl/>
        <w:jc w:val="left"/>
      </w:pPr>
      <w:r>
        <w:br w:type="page"/>
      </w:r>
    </w:p>
    <w:p w:rsidR="00CB1633" w:rsidRDefault="00CB1633">
      <w:pPr>
        <w:widowControl/>
        <w:jc w:val="left"/>
      </w:pPr>
    </w:p>
    <w:p w:rsidR="00F32FC5" w:rsidRDefault="00CB1633" w:rsidP="00F32FC5">
      <w:pPr>
        <w:pStyle w:val="Heading1"/>
        <w:spacing w:before="360"/>
        <w:pPrChange w:id="11" w:author="user" w:date="2019-03-20T10:12:00Z">
          <w:pPr>
            <w:pStyle w:val="Heading1"/>
          </w:pPr>
        </w:pPrChange>
      </w:pPr>
      <w:bookmarkStart w:id="12" w:name="_GoBack"/>
      <w:bookmarkStart w:id="13" w:name="_Toc530384770"/>
      <w:bookmarkEnd w:id="12"/>
      <w:r>
        <w:rPr>
          <w:rFonts w:hint="eastAsia"/>
        </w:rPr>
        <w:t>Definition of software components</w:t>
      </w:r>
      <w:bookmarkEnd w:id="13"/>
    </w:p>
    <w:p w:rsidR="00F32FC5" w:rsidRDefault="00CB1633" w:rsidP="00F32FC5">
      <w:pPr>
        <w:pStyle w:val="Heading2"/>
        <w:spacing w:before="180"/>
        <w:pPrChange w:id="14" w:author="user" w:date="2019-03-20T10:12:00Z">
          <w:pPr>
            <w:pStyle w:val="Heading2"/>
          </w:pPr>
        </w:pPrChange>
      </w:pPr>
      <w:bookmarkStart w:id="15" w:name="_Toc530384771"/>
      <w:r>
        <w:rPr>
          <w:rFonts w:hint="eastAsia"/>
        </w:rPr>
        <w:t>Component list</w:t>
      </w:r>
      <w:bookmarkEnd w:id="15"/>
    </w:p>
    <w:tbl>
      <w:tblPr>
        <w:tblW w:w="9629" w:type="dxa"/>
        <w:tblCellMar>
          <w:left w:w="99" w:type="dxa"/>
          <w:right w:w="99" w:type="dxa"/>
        </w:tblCellMar>
        <w:tblLook w:val="04A0"/>
      </w:tblPr>
      <w:tblGrid>
        <w:gridCol w:w="1188"/>
        <w:gridCol w:w="1442"/>
        <w:gridCol w:w="1872"/>
        <w:gridCol w:w="5127"/>
      </w:tblGrid>
      <w:tr w:rsidR="00CB1633" w:rsidRPr="00B545A3" w:rsidTr="00AB43FB">
        <w:trPr>
          <w:trHeight w:val="480"/>
        </w:trPr>
        <w:tc>
          <w:tcPr>
            <w:tcW w:w="1188" w:type="dxa"/>
            <w:tcBorders>
              <w:top w:val="single" w:sz="8" w:space="0" w:color="auto"/>
              <w:left w:val="single" w:sz="8" w:space="0" w:color="auto"/>
              <w:bottom w:val="single" w:sz="8" w:space="0" w:color="000000"/>
              <w:right w:val="single" w:sz="8" w:space="0" w:color="auto"/>
            </w:tcBorders>
            <w:shd w:val="clear" w:color="000000" w:fill="D9D9D9"/>
            <w:vAlign w:val="center"/>
          </w:tcPr>
          <w:p w:rsidR="00CB1633" w:rsidRPr="00AB43FB" w:rsidRDefault="00CB1633" w:rsidP="00AB43FB">
            <w:pPr>
              <w:widowControl/>
              <w:spacing w:line="240" w:lineRule="exact"/>
              <w:jc w:val="center"/>
              <w:rPr>
                <w:rFonts w:ascii="Times New Roman" w:hAnsi="Times New Roman"/>
                <w:color w:val="000000"/>
                <w:kern w:val="0"/>
                <w:sz w:val="18"/>
                <w:szCs w:val="18"/>
              </w:rPr>
            </w:pPr>
            <w:r w:rsidRPr="00AB43FB">
              <w:rPr>
                <w:rFonts w:ascii="Times New Roman" w:hAnsi="Times New Roman"/>
                <w:color w:val="000000"/>
                <w:kern w:val="0"/>
                <w:sz w:val="18"/>
                <w:szCs w:val="18"/>
              </w:rPr>
              <w:t>Layer</w:t>
            </w:r>
          </w:p>
        </w:tc>
        <w:tc>
          <w:tcPr>
            <w:tcW w:w="3314" w:type="dxa"/>
            <w:gridSpan w:val="2"/>
            <w:tcBorders>
              <w:top w:val="single" w:sz="8" w:space="0" w:color="auto"/>
              <w:left w:val="single" w:sz="8" w:space="0" w:color="auto"/>
              <w:bottom w:val="single" w:sz="8" w:space="0" w:color="000000"/>
              <w:right w:val="single" w:sz="8" w:space="0" w:color="000000"/>
            </w:tcBorders>
            <w:shd w:val="clear" w:color="000000" w:fill="D9D9D9"/>
            <w:vAlign w:val="center"/>
          </w:tcPr>
          <w:p w:rsidR="00CB1633" w:rsidRPr="00AB43FB" w:rsidRDefault="00CB1633" w:rsidP="00AB43FB">
            <w:pPr>
              <w:widowControl/>
              <w:spacing w:line="240" w:lineRule="exact"/>
              <w:jc w:val="center"/>
              <w:rPr>
                <w:rFonts w:ascii="Times New Roman" w:hAnsi="Times New Roman"/>
                <w:color w:val="000000"/>
                <w:kern w:val="0"/>
                <w:sz w:val="18"/>
                <w:szCs w:val="18"/>
              </w:rPr>
            </w:pPr>
            <w:r w:rsidRPr="00AB43FB">
              <w:rPr>
                <w:rFonts w:ascii="Times New Roman" w:hAnsi="Times New Roman"/>
                <w:color w:val="000000"/>
                <w:kern w:val="0"/>
                <w:sz w:val="18"/>
                <w:szCs w:val="18"/>
              </w:rPr>
              <w:t>Component/Package</w:t>
            </w:r>
          </w:p>
        </w:tc>
        <w:tc>
          <w:tcPr>
            <w:tcW w:w="5127" w:type="dxa"/>
            <w:tcBorders>
              <w:top w:val="single" w:sz="8" w:space="0" w:color="auto"/>
              <w:left w:val="single" w:sz="8" w:space="0" w:color="auto"/>
              <w:bottom w:val="single" w:sz="8" w:space="0" w:color="000000"/>
              <w:right w:val="single" w:sz="8" w:space="0" w:color="auto"/>
            </w:tcBorders>
            <w:shd w:val="clear" w:color="000000" w:fill="D9D9D9"/>
            <w:vAlign w:val="center"/>
          </w:tcPr>
          <w:p w:rsidR="00CB1633" w:rsidRPr="00AB43FB" w:rsidRDefault="00CB1633" w:rsidP="00AB43FB">
            <w:pPr>
              <w:widowControl/>
              <w:spacing w:line="240" w:lineRule="exact"/>
              <w:jc w:val="center"/>
              <w:rPr>
                <w:rFonts w:ascii="Times New Roman" w:hAnsi="Times New Roman"/>
                <w:color w:val="000000"/>
                <w:kern w:val="0"/>
                <w:sz w:val="18"/>
                <w:szCs w:val="18"/>
              </w:rPr>
            </w:pPr>
            <w:r w:rsidRPr="00AB43FB">
              <w:rPr>
                <w:rFonts w:ascii="Times New Roman" w:hAnsi="Times New Roman"/>
                <w:color w:val="000000"/>
                <w:kern w:val="0"/>
                <w:sz w:val="18"/>
                <w:szCs w:val="18"/>
              </w:rPr>
              <w:t>Outline</w:t>
            </w:r>
          </w:p>
        </w:tc>
      </w:tr>
      <w:tr w:rsidR="00CB1633" w:rsidRPr="00B545A3" w:rsidTr="00AB43FB">
        <w:trPr>
          <w:trHeight w:val="50"/>
        </w:trPr>
        <w:tc>
          <w:tcPr>
            <w:tcW w:w="1188" w:type="dxa"/>
            <w:vMerge w:val="restart"/>
            <w:tcBorders>
              <w:top w:val="nil"/>
              <w:left w:val="single" w:sz="8" w:space="0" w:color="auto"/>
              <w:bottom w:val="single" w:sz="8" w:space="0" w:color="000000"/>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Application</w:t>
            </w:r>
          </w:p>
        </w:tc>
        <w:tc>
          <w:tcPr>
            <w:tcW w:w="3314" w:type="dxa"/>
            <w:gridSpan w:val="2"/>
            <w:vMerge w:val="restart"/>
            <w:tcBorders>
              <w:top w:val="single" w:sz="8" w:space="0" w:color="auto"/>
              <w:left w:val="single" w:sz="8" w:space="0" w:color="auto"/>
              <w:bottom w:val="single" w:sz="8" w:space="0" w:color="000000"/>
              <w:right w:val="single" w:sz="8" w:space="0" w:color="000000"/>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GUI</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Displays a screen.</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vMerge/>
            <w:tcBorders>
              <w:top w:val="single" w:sz="8" w:space="0" w:color="auto"/>
              <w:left w:val="single" w:sz="8" w:space="0" w:color="auto"/>
              <w:bottom w:val="single" w:sz="8" w:space="0" w:color="000000"/>
              <w:right w:val="single" w:sz="8" w:space="0" w:color="000000"/>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Accepts a user input.</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vMerge/>
            <w:tcBorders>
              <w:top w:val="single" w:sz="8" w:space="0" w:color="auto"/>
              <w:left w:val="single" w:sz="8" w:space="0" w:color="auto"/>
              <w:bottom w:val="single" w:sz="8" w:space="0" w:color="000000"/>
              <w:right w:val="single" w:sz="8" w:space="0" w:color="000000"/>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Controls a screen transition.</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vMerge/>
            <w:tcBorders>
              <w:top w:val="single" w:sz="8" w:space="0" w:color="auto"/>
              <w:left w:val="single" w:sz="8" w:space="0" w:color="auto"/>
              <w:bottom w:val="single" w:sz="8" w:space="0" w:color="000000"/>
              <w:right w:val="single" w:sz="8" w:space="0" w:color="000000"/>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Calls a function/sequence necessary for operation of a device.</w:t>
            </w:r>
          </w:p>
        </w:tc>
      </w:tr>
      <w:tr w:rsidR="00CB1633" w:rsidRPr="00B545A3" w:rsidTr="00AB43FB">
        <w:trPr>
          <w:trHeight w:val="48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vMerge w:val="restart"/>
            <w:tcBorders>
              <w:top w:val="single" w:sz="8" w:space="0" w:color="auto"/>
              <w:left w:val="single" w:sz="8" w:space="0" w:color="auto"/>
              <w:bottom w:val="single" w:sz="8" w:space="0" w:color="000000"/>
              <w:right w:val="single" w:sz="8" w:space="0" w:color="000000"/>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Application framework</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Provides a model for generating a photography/measurement sequence specific to a device.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vMerge/>
            <w:tcBorders>
              <w:top w:val="single" w:sz="8" w:space="0" w:color="auto"/>
              <w:left w:val="single" w:sz="8" w:space="0" w:color="auto"/>
              <w:bottom w:val="single" w:sz="8" w:space="0" w:color="000000"/>
              <w:right w:val="single" w:sz="8" w:space="0" w:color="000000"/>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Provides a particular sequence generated with a model.</w:t>
            </w:r>
          </w:p>
        </w:tc>
      </w:tr>
      <w:tr w:rsidR="00CB1633" w:rsidRPr="00B545A3" w:rsidTr="00AB43FB">
        <w:trPr>
          <w:trHeight w:val="50"/>
        </w:trPr>
        <w:tc>
          <w:tcPr>
            <w:tcW w:w="1188" w:type="dxa"/>
            <w:vMerge w:val="restart"/>
            <w:tcBorders>
              <w:top w:val="nil"/>
              <w:left w:val="single" w:sz="8" w:space="0" w:color="auto"/>
              <w:bottom w:val="single" w:sz="8" w:space="0" w:color="000000"/>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Middleware</w:t>
            </w:r>
          </w:p>
        </w:tc>
        <w:tc>
          <w:tcPr>
            <w:tcW w:w="1442" w:type="dxa"/>
            <w:vMerge w:val="restart"/>
            <w:tcBorders>
              <w:top w:val="nil"/>
              <w:left w:val="single" w:sz="8" w:space="0" w:color="auto"/>
              <w:bottom w:val="single" w:sz="8" w:space="0" w:color="000000"/>
              <w:right w:val="single" w:sz="8" w:space="0" w:color="auto"/>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Measurement functions</w:t>
            </w:r>
          </w:p>
        </w:tc>
        <w:tc>
          <w:tcPr>
            <w:tcW w:w="1872" w:type="dxa"/>
            <w:tcBorders>
              <w:top w:val="nil"/>
              <w:left w:val="nil"/>
              <w:bottom w:val="nil"/>
              <w:right w:val="single" w:sz="8" w:space="0" w:color="auto"/>
            </w:tcBorders>
            <w:shd w:val="clear" w:color="auto" w:fill="auto"/>
            <w:noWrap/>
          </w:tcPr>
          <w:p w:rsidR="00CB1633" w:rsidRPr="00AB43FB" w:rsidRDefault="00CB1633" w:rsidP="00AB43FB">
            <w:pPr>
              <w:widowControl/>
              <w:spacing w:line="240" w:lineRule="exac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 xml:space="preserve">Anterior alignment </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Executes </w:t>
            </w:r>
            <w:r w:rsidRPr="00AB43FB">
              <w:rPr>
                <w:rFonts w:ascii="Times New Roman" w:hAnsi="Times New Roman"/>
                <w:sz w:val="18"/>
                <w:szCs w:val="18"/>
              </w:rPr>
              <w:t>anterior ocular area alignment.</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tcBorders>
              <w:top w:val="single" w:sz="4" w:space="0" w:color="auto"/>
              <w:left w:val="nil"/>
              <w:bottom w:val="nil"/>
              <w:right w:val="single" w:sz="8" w:space="0" w:color="auto"/>
            </w:tcBorders>
            <w:shd w:val="clear" w:color="auto" w:fill="auto"/>
            <w:noWrap/>
          </w:tcPr>
          <w:p w:rsidR="00CB1633" w:rsidRPr="00AB43FB" w:rsidRDefault="00CB1633" w:rsidP="00AB43FB">
            <w:pPr>
              <w:widowControl/>
              <w:spacing w:line="240" w:lineRule="exac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Optics setups</w:t>
            </w:r>
          </w:p>
        </w:tc>
        <w:tc>
          <w:tcPr>
            <w:tcW w:w="5127" w:type="dxa"/>
            <w:tcBorders>
              <w:top w:val="single" w:sz="4" w:space="0" w:color="auto"/>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Aligns an optical system focus with a measurement target.</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tcBorders>
              <w:top w:val="single" w:sz="4" w:space="0" w:color="auto"/>
              <w:left w:val="nil"/>
              <w:bottom w:val="nil"/>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Capture</w:t>
            </w:r>
          </w:p>
        </w:tc>
        <w:tc>
          <w:tcPr>
            <w:tcW w:w="5127" w:type="dxa"/>
            <w:tcBorders>
              <w:top w:val="single" w:sz="4" w:space="0" w:color="auto"/>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Executes measurement.</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tcBorders>
              <w:top w:val="single" w:sz="4" w:space="0" w:color="auto"/>
              <w:left w:val="nil"/>
              <w:bottom w:val="single" w:sz="8" w:space="0" w:color="auto"/>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Analysis</w:t>
            </w:r>
          </w:p>
        </w:tc>
        <w:tc>
          <w:tcPr>
            <w:tcW w:w="5127" w:type="dxa"/>
            <w:tcBorders>
              <w:top w:val="single" w:sz="4" w:space="0" w:color="auto"/>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Calculates a measurement result.</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val="restart"/>
            <w:tcBorders>
              <w:top w:val="nil"/>
              <w:left w:val="single" w:sz="8" w:space="0" w:color="auto"/>
              <w:bottom w:val="single" w:sz="8" w:space="0" w:color="000000"/>
              <w:right w:val="single" w:sz="8" w:space="0" w:color="auto"/>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Data I/O</w:t>
            </w:r>
          </w:p>
        </w:tc>
        <w:tc>
          <w:tcPr>
            <w:tcW w:w="1872" w:type="dxa"/>
            <w:vMerge w:val="restart"/>
            <w:tcBorders>
              <w:top w:val="nil"/>
              <w:left w:val="single" w:sz="8" w:space="0" w:color="auto"/>
              <w:bottom w:val="nil"/>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Data manager</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Retains </w:t>
            </w:r>
            <w:r w:rsidR="00A66FC4">
              <w:rPr>
                <w:rFonts w:ascii="Times New Roman" w:hAnsi="Times New Roman"/>
                <w:color w:val="000000"/>
                <w:kern w:val="0"/>
                <w:sz w:val="18"/>
                <w:szCs w:val="18"/>
              </w:rPr>
              <w:t>patient</w:t>
            </w:r>
            <w:r w:rsidRPr="00AB43FB">
              <w:rPr>
                <w:rFonts w:ascii="Times New Roman" w:hAnsi="Times New Roman"/>
                <w:color w:val="000000"/>
                <w:kern w:val="0"/>
                <w:sz w:val="18"/>
                <w:szCs w:val="18"/>
              </w:rPr>
              <w:t xml:space="preserve"> information.</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tcBorders>
              <w:top w:val="nil"/>
              <w:left w:val="single" w:sz="8" w:space="0" w:color="auto"/>
              <w:bottom w:val="nil"/>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Retains a measurement result.</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tcBorders>
              <w:top w:val="single" w:sz="4" w:space="0" w:color="auto"/>
              <w:left w:val="nil"/>
              <w:bottom w:val="single" w:sz="4" w:space="0" w:color="auto"/>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Print manager</w:t>
            </w:r>
          </w:p>
        </w:tc>
        <w:tc>
          <w:tcPr>
            <w:tcW w:w="5127" w:type="dxa"/>
            <w:tcBorders>
              <w:top w:val="single" w:sz="4" w:space="0" w:color="auto"/>
              <w:left w:val="nil"/>
              <w:bottom w:val="single" w:sz="4"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Generates a print image.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val="restart"/>
            <w:tcBorders>
              <w:top w:val="nil"/>
              <w:left w:val="single" w:sz="8" w:space="0" w:color="auto"/>
              <w:bottom w:val="single" w:sz="8" w:space="0" w:color="000000"/>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Communication interface</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Accepts data from an external device.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Generates external output data.</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val="restart"/>
            <w:tcBorders>
              <w:top w:val="nil"/>
              <w:left w:val="single" w:sz="8" w:space="0" w:color="auto"/>
              <w:bottom w:val="single" w:sz="8" w:space="0" w:color="000000"/>
              <w:right w:val="single" w:sz="8" w:space="0" w:color="auto"/>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Configurations</w:t>
            </w:r>
          </w:p>
        </w:tc>
        <w:tc>
          <w:tcPr>
            <w:tcW w:w="1872" w:type="dxa"/>
            <w:vMerge w:val="restart"/>
            <w:tcBorders>
              <w:top w:val="nil"/>
              <w:left w:val="single" w:sz="8" w:space="0" w:color="auto"/>
              <w:bottom w:val="nil"/>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User settings</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Retains user setting.</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tcBorders>
              <w:top w:val="nil"/>
              <w:left w:val="single" w:sz="8" w:space="0" w:color="auto"/>
              <w:bottom w:val="nil"/>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Reads/Writes user setting from/to a storage.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val="restart"/>
            <w:tcBorders>
              <w:top w:val="single" w:sz="4" w:space="0" w:color="auto"/>
              <w:left w:val="single" w:sz="8" w:space="0" w:color="auto"/>
              <w:bottom w:val="single" w:sz="8" w:space="0" w:color="000000"/>
              <w:right w:val="single" w:sz="8" w:space="0" w:color="auto"/>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Correction data</w:t>
            </w:r>
          </w:p>
        </w:tc>
        <w:tc>
          <w:tcPr>
            <w:tcW w:w="5127" w:type="dxa"/>
            <w:tcBorders>
              <w:top w:val="single" w:sz="4" w:space="0" w:color="auto"/>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Retains a correction value (necessary for operation of a device).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tcBorders>
              <w:top w:val="single" w:sz="4" w:space="0" w:color="auto"/>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Reads/Writes a correction value from/to a storage.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val="restart"/>
            <w:tcBorders>
              <w:top w:val="nil"/>
              <w:left w:val="single" w:sz="8" w:space="0" w:color="auto"/>
              <w:bottom w:val="single" w:sz="8" w:space="0" w:color="000000"/>
              <w:right w:val="single" w:sz="8" w:space="0" w:color="auto"/>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GUI framework</w:t>
            </w:r>
          </w:p>
        </w:tc>
        <w:tc>
          <w:tcPr>
            <w:tcW w:w="1872" w:type="dxa"/>
            <w:vMerge w:val="restart"/>
            <w:tcBorders>
              <w:top w:val="nil"/>
              <w:left w:val="single" w:sz="8" w:space="0" w:color="auto"/>
              <w:bottom w:val="nil"/>
              <w:right w:val="single" w:sz="8" w:space="0" w:color="auto"/>
            </w:tcBorders>
            <w:shd w:val="clear" w:color="auto" w:fill="auto"/>
            <w:noWrap/>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GUI backend</w:t>
            </w: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Provides GUI parts necessary for screen display.</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vMerge/>
            <w:tcBorders>
              <w:top w:val="nil"/>
              <w:left w:val="single" w:sz="8" w:space="0" w:color="auto"/>
              <w:bottom w:val="nil"/>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5127" w:type="dxa"/>
            <w:tcBorders>
              <w:top w:val="nil"/>
              <w:left w:val="nil"/>
              <w:bottom w:val="nil"/>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Accepts data from an external input device (connected to a device).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442"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1872" w:type="dxa"/>
            <w:tcBorders>
              <w:top w:val="single" w:sz="4" w:space="0" w:color="auto"/>
              <w:left w:val="nil"/>
              <w:bottom w:val="single" w:sz="8" w:space="0" w:color="auto"/>
              <w:right w:val="single" w:sz="8" w:space="0" w:color="auto"/>
            </w:tcBorders>
            <w:shd w:val="clear" w:color="auto" w:fill="auto"/>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Live view</w:t>
            </w:r>
          </w:p>
        </w:tc>
        <w:tc>
          <w:tcPr>
            <w:tcW w:w="5127" w:type="dxa"/>
            <w:tcBorders>
              <w:top w:val="single" w:sz="4" w:space="0" w:color="auto"/>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Displays a live image.</w:t>
            </w:r>
          </w:p>
        </w:tc>
      </w:tr>
      <w:tr w:rsidR="00CB1633" w:rsidRPr="00B545A3" w:rsidTr="00AB43FB">
        <w:trPr>
          <w:trHeight w:val="50"/>
        </w:trPr>
        <w:tc>
          <w:tcPr>
            <w:tcW w:w="1188" w:type="dxa"/>
            <w:vMerge w:val="restart"/>
            <w:tcBorders>
              <w:top w:val="nil"/>
              <w:left w:val="single" w:sz="8" w:space="0" w:color="auto"/>
              <w:bottom w:val="single" w:sz="8" w:space="0" w:color="000000"/>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Driver</w:t>
            </w: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Motor</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Controls a motor.</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Camera</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an image from a camera.</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Light source</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Controls a light source.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Detector</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data from a detector.</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Printer</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Controls a printer.</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Storage</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Manages a storage.</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Display</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Controls a display.</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Communication</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Performs data transmission/reception.</w:t>
            </w:r>
          </w:p>
        </w:tc>
      </w:tr>
      <w:tr w:rsidR="00CB1633" w:rsidRPr="00B545A3" w:rsidTr="00AB43FB">
        <w:trPr>
          <w:trHeight w:val="50"/>
        </w:trPr>
        <w:tc>
          <w:tcPr>
            <w:tcW w:w="1188" w:type="dxa"/>
            <w:vMerge/>
            <w:tcBorders>
              <w:top w:val="nil"/>
              <w:left w:val="single" w:sz="8" w:space="0" w:color="auto"/>
              <w:bottom w:val="single" w:sz="8" w:space="0" w:color="000000"/>
              <w:right w:val="single" w:sz="8" w:space="0" w:color="auto"/>
            </w:tcBorders>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p>
        </w:tc>
        <w:tc>
          <w:tcPr>
            <w:tcW w:w="3314" w:type="dxa"/>
            <w:gridSpan w:val="2"/>
            <w:tcBorders>
              <w:top w:val="single" w:sz="8" w:space="0" w:color="auto"/>
              <w:left w:val="nil"/>
              <w:bottom w:val="single" w:sz="8" w:space="0" w:color="auto"/>
              <w:right w:val="single" w:sz="8" w:space="0" w:color="000000"/>
            </w:tcBorders>
            <w:shd w:val="clear" w:color="auto" w:fill="auto"/>
            <w:vAlign w:val="center"/>
          </w:tcPr>
          <w:p w:rsidR="00CB1633" w:rsidRPr="00AB43FB" w:rsidRDefault="00CB1633" w:rsidP="00AB43FB">
            <w:pPr>
              <w:widowControl/>
              <w:spacing w:line="240" w:lineRule="exact"/>
              <w:jc w:val="left"/>
              <w:rPr>
                <w:rFonts w:ascii="Times New Roman" w:eastAsia="Yu Gothic" w:hAnsi="Times New Roman"/>
                <w:color w:val="000000"/>
                <w:kern w:val="0"/>
                <w:sz w:val="18"/>
                <w:szCs w:val="18"/>
              </w:rPr>
            </w:pPr>
            <w:r w:rsidRPr="00AB43FB">
              <w:rPr>
                <w:rFonts w:ascii="Times New Roman" w:eastAsia="Yu Gothic" w:hAnsi="Times New Roman"/>
                <w:color w:val="000000"/>
                <w:kern w:val="0"/>
                <w:sz w:val="18"/>
                <w:szCs w:val="18"/>
              </w:rPr>
              <w:t>Input</w:t>
            </w:r>
          </w:p>
        </w:tc>
        <w:tc>
          <w:tcPr>
            <w:tcW w:w="5127" w:type="dxa"/>
            <w:tcBorders>
              <w:top w:val="nil"/>
              <w:left w:val="nil"/>
              <w:bottom w:val="single" w:sz="8" w:space="0" w:color="auto"/>
              <w:right w:val="single" w:sz="8" w:space="0" w:color="auto"/>
            </w:tcBorders>
            <w:shd w:val="clear" w:color="auto" w:fill="auto"/>
            <w:vAlign w:val="center"/>
          </w:tcPr>
          <w:p w:rsidR="00CB1633" w:rsidRPr="00AB43FB" w:rsidRDefault="00CB1633" w:rsidP="00AB43FB">
            <w:pPr>
              <w:widowControl/>
              <w:spacing w:line="24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Acquires/Accepts an input.</w:t>
            </w:r>
          </w:p>
        </w:tc>
      </w:tr>
    </w:tbl>
    <w:p w:rsidR="00CB1633" w:rsidRDefault="00CB1633">
      <w:pPr>
        <w:widowControl/>
        <w:jc w:val="left"/>
      </w:pPr>
      <w:r>
        <w:br w:type="page"/>
      </w:r>
    </w:p>
    <w:p w:rsidR="00F32FC5" w:rsidRDefault="00CB1633" w:rsidP="00F32FC5">
      <w:pPr>
        <w:pStyle w:val="Heading1"/>
        <w:spacing w:before="360"/>
        <w:pPrChange w:id="16" w:author="user" w:date="2019-03-20T10:12:00Z">
          <w:pPr>
            <w:pStyle w:val="Heading1"/>
          </w:pPr>
        </w:pPrChange>
      </w:pPr>
      <w:bookmarkStart w:id="17" w:name="_Toc530384772"/>
      <w:r>
        <w:rPr>
          <w:rFonts w:hint="eastAsia"/>
        </w:rPr>
        <w:lastRenderedPageBreak/>
        <w:t>A</w:t>
      </w:r>
      <w:r>
        <w:t>pplications</w:t>
      </w:r>
      <w:r>
        <w:rPr>
          <w:rFonts w:hint="eastAsia"/>
        </w:rPr>
        <w:t xml:space="preserve"> layer</w:t>
      </w:r>
      <w:bookmarkEnd w:id="17"/>
    </w:p>
    <w:p w:rsidR="00F32FC5" w:rsidRDefault="00CB1633" w:rsidP="00F32FC5">
      <w:pPr>
        <w:pStyle w:val="Heading2"/>
        <w:spacing w:before="180"/>
        <w:ind w:left="840" w:hanging="840"/>
        <w:rPr>
          <w:sz w:val="24"/>
          <w:szCs w:val="18"/>
        </w:rPr>
        <w:pPrChange w:id="18" w:author="user" w:date="2019-03-20T10:12:00Z">
          <w:pPr>
            <w:pStyle w:val="Heading2"/>
            <w:ind w:left="840" w:hanging="840"/>
          </w:pPr>
        </w:pPrChange>
      </w:pPr>
      <w:bookmarkStart w:id="19" w:name="_Toc524442970"/>
      <w:bookmarkStart w:id="20" w:name="_Toc525646806"/>
      <w:bookmarkStart w:id="21" w:name="_Toc525755877"/>
      <w:bookmarkStart w:id="22" w:name="_Toc525755878"/>
      <w:bookmarkStart w:id="23" w:name="_Toc525755879"/>
      <w:bookmarkStart w:id="24" w:name="_Toc525755880"/>
      <w:bookmarkStart w:id="25" w:name="_Toc525755889"/>
      <w:bookmarkStart w:id="26" w:name="_Toc525755893"/>
      <w:bookmarkStart w:id="27" w:name="_Toc525755897"/>
      <w:bookmarkStart w:id="28" w:name="_Toc525755901"/>
      <w:bookmarkStart w:id="29" w:name="_Toc525755905"/>
      <w:bookmarkStart w:id="30" w:name="_Toc525755919"/>
      <w:bookmarkStart w:id="31" w:name="_Toc525755941"/>
      <w:bookmarkStart w:id="32" w:name="_Toc525755963"/>
      <w:bookmarkStart w:id="33" w:name="_Toc525755984"/>
      <w:bookmarkStart w:id="34" w:name="_Toc530384773"/>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sz w:val="24"/>
          <w:szCs w:val="18"/>
        </w:rPr>
        <w:t xml:space="preserve">GUI </w:t>
      </w:r>
      <w:r>
        <w:rPr>
          <w:rFonts w:hint="eastAsia"/>
          <w:sz w:val="24"/>
          <w:szCs w:val="18"/>
        </w:rPr>
        <w:t xml:space="preserve"> package</w:t>
      </w:r>
      <w:bookmarkEnd w:id="34"/>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78"/>
        <w:gridCol w:w="2835"/>
        <w:gridCol w:w="3231"/>
      </w:tblGrid>
      <w:tr w:rsidR="00CB1633" w:rsidRPr="00CB1633" w:rsidTr="00AB43FB">
        <w:trPr>
          <w:trHeight w:val="360"/>
        </w:trPr>
        <w:tc>
          <w:tcPr>
            <w:tcW w:w="2778" w:type="dxa"/>
            <w:shd w:val="clear" w:color="auto" w:fill="D9D9D9"/>
          </w:tcPr>
          <w:p w:rsidR="00CB1633" w:rsidRPr="00AB43FB" w:rsidRDefault="00CB1633" w:rsidP="00AB43FB">
            <w:pPr>
              <w:spacing w:line="240" w:lineRule="exact"/>
              <w:rPr>
                <w:rFonts w:ascii="Times New Roman" w:hAnsi="Times New Roman"/>
                <w:sz w:val="18"/>
                <w:szCs w:val="18"/>
              </w:rPr>
            </w:pPr>
            <w:r w:rsidRPr="00AB43FB">
              <w:rPr>
                <w:rFonts w:ascii="Times New Roman" w:hAnsi="Times New Roman"/>
                <w:sz w:val="18"/>
                <w:szCs w:val="18"/>
              </w:rPr>
              <w:t>Screen name</w:t>
            </w:r>
          </w:p>
        </w:tc>
        <w:tc>
          <w:tcPr>
            <w:tcW w:w="2835" w:type="dxa"/>
            <w:shd w:val="clear" w:color="auto" w:fill="D9D9D9"/>
          </w:tcPr>
          <w:p w:rsidR="00CB1633" w:rsidRPr="00AB43FB" w:rsidRDefault="00CB1633" w:rsidP="00AB43FB">
            <w:pPr>
              <w:spacing w:line="240" w:lineRule="exact"/>
              <w:rPr>
                <w:rFonts w:ascii="Times New Roman" w:hAnsi="Times New Roman"/>
                <w:sz w:val="18"/>
                <w:szCs w:val="18"/>
              </w:rPr>
            </w:pPr>
            <w:r w:rsidRPr="00AB43FB">
              <w:rPr>
                <w:rFonts w:ascii="Times New Roman" w:hAnsi="Times New Roman"/>
                <w:sz w:val="18"/>
                <w:szCs w:val="18"/>
              </w:rPr>
              <w:t>Outline</w:t>
            </w:r>
          </w:p>
        </w:tc>
        <w:tc>
          <w:tcPr>
            <w:tcW w:w="3231" w:type="dxa"/>
            <w:shd w:val="clear" w:color="auto" w:fill="D9D9D9"/>
          </w:tcPr>
          <w:p w:rsidR="00CB1633" w:rsidRPr="00AB43FB" w:rsidRDefault="00CB1633" w:rsidP="00AB43FB">
            <w:pPr>
              <w:spacing w:line="240" w:lineRule="exact"/>
              <w:rPr>
                <w:rFonts w:ascii="Times New Roman" w:hAnsi="Times New Roman"/>
                <w:sz w:val="18"/>
                <w:szCs w:val="18"/>
              </w:rPr>
            </w:pPr>
            <w:r w:rsidRPr="00AB43FB">
              <w:rPr>
                <w:rFonts w:ascii="Times New Roman" w:hAnsi="Times New Roman"/>
                <w:sz w:val="18"/>
                <w:szCs w:val="18"/>
              </w:rPr>
              <w:t>Action item</w:t>
            </w:r>
          </w:p>
        </w:tc>
      </w:tr>
      <w:tr w:rsidR="00CB1633" w:rsidRPr="00CB1633" w:rsidTr="00AB43FB">
        <w:trPr>
          <w:trHeight w:val="60"/>
        </w:trPr>
        <w:tc>
          <w:tcPr>
            <w:tcW w:w="2778"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Splash screen</w:t>
            </w:r>
          </w:p>
        </w:tc>
        <w:tc>
          <w:tcPr>
            <w:tcW w:w="2835"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Displays the startup screen from when the power is turned on to when the device becomes operative.</w:t>
            </w: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 the startup screen.</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Start the OS.</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Initialize the device.</w:t>
            </w:r>
          </w:p>
        </w:tc>
      </w:tr>
      <w:tr w:rsidR="00CB1633" w:rsidRPr="00CB1633" w:rsidTr="00AB43FB">
        <w:trPr>
          <w:trHeight w:val="60"/>
        </w:trPr>
        <w:tc>
          <w:tcPr>
            <w:tcW w:w="2778"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Patient info. Input screen</w:t>
            </w:r>
          </w:p>
        </w:tc>
        <w:tc>
          <w:tcPr>
            <w:tcW w:w="2835"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 xml:space="preserve">Displays a screen for inputting </w:t>
            </w:r>
            <w:r w:rsidR="00A66FC4">
              <w:rPr>
                <w:rFonts w:ascii="Times New Roman" w:hAnsi="Times New Roman"/>
                <w:sz w:val="18"/>
                <w:szCs w:val="18"/>
              </w:rPr>
              <w:t>patient</w:t>
            </w:r>
            <w:r w:rsidRPr="00AB43FB">
              <w:rPr>
                <w:rFonts w:ascii="Times New Roman" w:hAnsi="Times New Roman"/>
                <w:sz w:val="18"/>
                <w:szCs w:val="18"/>
              </w:rPr>
              <w:t xml:space="preserve"> information.</w:t>
            </w: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 xml:space="preserve">Display </w:t>
            </w:r>
            <w:r w:rsidR="00A66FC4">
              <w:rPr>
                <w:rFonts w:ascii="Times New Roman" w:hAnsi="Times New Roman"/>
                <w:sz w:val="18"/>
                <w:szCs w:val="18"/>
              </w:rPr>
              <w:t>patient</w:t>
            </w:r>
            <w:r w:rsidRPr="00AB43FB">
              <w:rPr>
                <w:rFonts w:ascii="Times New Roman" w:hAnsi="Times New Roman"/>
                <w:sz w:val="18"/>
                <w:szCs w:val="18"/>
              </w:rPr>
              <w:t xml:space="preserve"> information.</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 xml:space="preserve">Input </w:t>
            </w:r>
            <w:r w:rsidR="00A66FC4">
              <w:rPr>
                <w:rFonts w:ascii="Times New Roman" w:hAnsi="Times New Roman"/>
                <w:sz w:val="18"/>
                <w:szCs w:val="18"/>
              </w:rPr>
              <w:t>patient</w:t>
            </w:r>
            <w:r w:rsidRPr="00AB43FB">
              <w:rPr>
                <w:rFonts w:ascii="Times New Roman" w:hAnsi="Times New Roman"/>
                <w:sz w:val="18"/>
                <w:szCs w:val="18"/>
              </w:rPr>
              <w:t xml:space="preserve"> information.</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 xml:space="preserve">Search for </w:t>
            </w:r>
            <w:r w:rsidR="00A66FC4">
              <w:rPr>
                <w:rFonts w:ascii="Times New Roman" w:hAnsi="Times New Roman"/>
                <w:sz w:val="18"/>
                <w:szCs w:val="18"/>
              </w:rPr>
              <w:t>patient</w:t>
            </w:r>
            <w:r w:rsidRPr="00AB43FB">
              <w:rPr>
                <w:rFonts w:ascii="Times New Roman" w:hAnsi="Times New Roman"/>
                <w:sz w:val="18"/>
                <w:szCs w:val="18"/>
              </w:rPr>
              <w:t xml:space="preserve"> information.</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 xml:space="preserve">Save </w:t>
            </w:r>
            <w:r w:rsidR="00A66FC4">
              <w:rPr>
                <w:rFonts w:ascii="Times New Roman" w:hAnsi="Times New Roman"/>
                <w:sz w:val="18"/>
                <w:szCs w:val="18"/>
              </w:rPr>
              <w:t>patient</w:t>
            </w:r>
            <w:r w:rsidRPr="00AB43FB">
              <w:rPr>
                <w:rFonts w:ascii="Times New Roman" w:hAnsi="Times New Roman"/>
                <w:sz w:val="18"/>
                <w:szCs w:val="18"/>
              </w:rPr>
              <w:t xml:space="preserve"> information</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 xml:space="preserve">Input/Display </w:t>
            </w:r>
            <w:r w:rsidR="00A66FC4">
              <w:rPr>
                <w:rFonts w:ascii="Times New Roman" w:hAnsi="Times New Roman"/>
                <w:sz w:val="18"/>
                <w:szCs w:val="18"/>
              </w:rPr>
              <w:t>patient</w:t>
            </w:r>
            <w:r w:rsidRPr="00AB43FB">
              <w:rPr>
                <w:rFonts w:ascii="Times New Roman" w:hAnsi="Times New Roman"/>
                <w:sz w:val="18"/>
                <w:szCs w:val="18"/>
              </w:rPr>
              <w:t xml:space="preserve"> information.</w:t>
            </w:r>
          </w:p>
        </w:tc>
      </w:tr>
      <w:tr w:rsidR="00CB1633" w:rsidRPr="00CB1633" w:rsidTr="00AB43FB">
        <w:trPr>
          <w:trHeight w:val="60"/>
        </w:trPr>
        <w:tc>
          <w:tcPr>
            <w:tcW w:w="2778"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Measurement execution screen</w:t>
            </w:r>
          </w:p>
        </w:tc>
        <w:tc>
          <w:tcPr>
            <w:tcW w:w="2835"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Displays a live image necessary for operation of the device and performs measurement.</w:t>
            </w:r>
          </w:p>
        </w:tc>
        <w:tc>
          <w:tcPr>
            <w:tcW w:w="3231" w:type="dxa"/>
            <w:shd w:val="clear" w:color="auto" w:fill="FFFFFF"/>
          </w:tcPr>
          <w:p w:rsidR="00CB1633" w:rsidRPr="00AB43FB" w:rsidRDefault="003F3C84" w:rsidP="00AB43FB">
            <w:pPr>
              <w:spacing w:line="240" w:lineRule="exact"/>
              <w:jc w:val="left"/>
              <w:rPr>
                <w:rFonts w:ascii="Times New Roman" w:hAnsi="Times New Roman"/>
                <w:sz w:val="18"/>
                <w:szCs w:val="18"/>
              </w:rPr>
            </w:pPr>
            <w:r w:rsidRPr="003F3C84">
              <w:rPr>
                <w:rFonts w:ascii="Times New Roman" w:hAnsi="Times New Roman"/>
                <w:sz w:val="18"/>
                <w:szCs w:val="18"/>
              </w:rPr>
              <w:t>Display a patient eye live image.</w:t>
            </w:r>
          </w:p>
        </w:tc>
      </w:tr>
      <w:tr w:rsidR="00CB1633" w:rsidRPr="00CB1633" w:rsidTr="00AB43FB">
        <w:trPr>
          <w:trHeight w:val="3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 the photography/measurement screen.</w:t>
            </w:r>
          </w:p>
        </w:tc>
      </w:tr>
      <w:tr w:rsidR="00CB1633" w:rsidRPr="00CB1633" w:rsidTr="00AB43FB">
        <w:trPr>
          <w:trHeight w:val="3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Accept preparatory operation for photography/measurement.</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Accept start of photography/measurement.</w:t>
            </w:r>
          </w:p>
        </w:tc>
      </w:tr>
      <w:tr w:rsidR="00CB1633" w:rsidRPr="00CB1633" w:rsidTr="00AB43FB">
        <w:trPr>
          <w:trHeight w:val="60"/>
        </w:trPr>
        <w:tc>
          <w:tcPr>
            <w:tcW w:w="2778"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Measurement result screen</w:t>
            </w:r>
          </w:p>
        </w:tc>
        <w:tc>
          <w:tcPr>
            <w:tcW w:w="2835"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Displays a photography/measurement result.</w:t>
            </w: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 the measurement result.</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 a photographic image.</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Perform print.</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470BE8" w:rsidP="00AB43FB">
            <w:pPr>
              <w:spacing w:line="240" w:lineRule="exact"/>
              <w:jc w:val="left"/>
              <w:rPr>
                <w:rFonts w:ascii="Times New Roman" w:hAnsi="Times New Roman"/>
                <w:sz w:val="18"/>
                <w:szCs w:val="18"/>
              </w:rPr>
            </w:pPr>
            <w:r>
              <w:rPr>
                <w:rFonts w:ascii="Times New Roman" w:hAnsi="Times New Roman"/>
                <w:sz w:val="18"/>
                <w:szCs w:val="18"/>
              </w:rPr>
              <w:t>Send</w:t>
            </w:r>
            <w:r w:rsidR="00CB1633" w:rsidRPr="00AB43FB">
              <w:rPr>
                <w:rFonts w:ascii="Times New Roman" w:hAnsi="Times New Roman"/>
                <w:sz w:val="18"/>
                <w:szCs w:val="18"/>
              </w:rPr>
              <w:t xml:space="preserve"> data to an external device.</w:t>
            </w:r>
          </w:p>
        </w:tc>
      </w:tr>
      <w:tr w:rsidR="00CB1633" w:rsidRPr="00CB1633" w:rsidTr="00AB43FB">
        <w:trPr>
          <w:trHeight w:val="60"/>
        </w:trPr>
        <w:tc>
          <w:tcPr>
            <w:tcW w:w="2778"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Setup menu screen</w:t>
            </w:r>
          </w:p>
        </w:tc>
        <w:tc>
          <w:tcPr>
            <w:tcW w:w="2835" w:type="dxa"/>
            <w:vMerge w:val="restart"/>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Displays the user setting screen.</w:t>
            </w: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Display the setting screen.</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Call saved setting.</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Change the setting.</w:t>
            </w:r>
          </w:p>
        </w:tc>
      </w:tr>
      <w:tr w:rsidR="00CB1633" w:rsidRPr="00CB1633" w:rsidTr="00AB43FB">
        <w:trPr>
          <w:trHeight w:val="60"/>
        </w:trPr>
        <w:tc>
          <w:tcPr>
            <w:tcW w:w="2778"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4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40" w:lineRule="exact"/>
              <w:jc w:val="left"/>
              <w:rPr>
                <w:rFonts w:ascii="Times New Roman" w:hAnsi="Times New Roman"/>
                <w:sz w:val="18"/>
                <w:szCs w:val="18"/>
              </w:rPr>
            </w:pPr>
            <w:r w:rsidRPr="00AB43FB">
              <w:rPr>
                <w:rFonts w:ascii="Times New Roman" w:hAnsi="Times New Roman"/>
                <w:sz w:val="18"/>
                <w:szCs w:val="18"/>
              </w:rPr>
              <w:t>Save the setting.</w:t>
            </w:r>
          </w:p>
        </w:tc>
      </w:tr>
    </w:tbl>
    <w:p w:rsidR="00CB1633" w:rsidRDefault="00CB1633"/>
    <w:p w:rsidR="00F32FC5" w:rsidRDefault="00CB1633" w:rsidP="00F32FC5">
      <w:pPr>
        <w:pStyle w:val="Heading2"/>
        <w:spacing w:before="180"/>
        <w:pPrChange w:id="35" w:author="user" w:date="2019-03-20T10:12:00Z">
          <w:pPr>
            <w:pStyle w:val="Heading2"/>
          </w:pPr>
        </w:pPrChange>
      </w:pPr>
      <w:bookmarkStart w:id="36" w:name="_Toc530384774"/>
      <w:r>
        <w:t>Application framework</w:t>
      </w:r>
      <w:bookmarkEnd w:id="36"/>
    </w:p>
    <w:tbl>
      <w:tblPr>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35"/>
        <w:gridCol w:w="2835"/>
        <w:gridCol w:w="3231"/>
      </w:tblGrid>
      <w:tr w:rsidR="00CB1633" w:rsidRPr="00CB1633">
        <w:trPr>
          <w:trHeight w:val="360"/>
        </w:trPr>
        <w:tc>
          <w:tcPr>
            <w:tcW w:w="2835"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Sub-component name</w:t>
            </w:r>
          </w:p>
        </w:tc>
        <w:tc>
          <w:tcPr>
            <w:tcW w:w="2835"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323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Action item</w:t>
            </w:r>
          </w:p>
        </w:tc>
      </w:tr>
      <w:tr w:rsidR="00CB1633" w:rsidRPr="00CB1633">
        <w:trPr>
          <w:trHeight w:val="360"/>
        </w:trPr>
        <w:tc>
          <w:tcPr>
            <w:tcW w:w="2835" w:type="dxa"/>
            <w:vMerge w:val="restart"/>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Sequence controller</w:t>
            </w:r>
          </w:p>
        </w:tc>
        <w:tc>
          <w:tcPr>
            <w:tcW w:w="2835" w:type="dxa"/>
            <w:vMerge w:val="restart"/>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Generates a photography/measurement sequence.</w:t>
            </w:r>
          </w:p>
        </w:tc>
        <w:tc>
          <w:tcPr>
            <w:tcW w:w="323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 xml:space="preserve">Provide a </w:t>
            </w:r>
            <w:r w:rsidR="00D456EA">
              <w:rPr>
                <w:rFonts w:ascii="Times New Roman" w:hAnsi="Times New Roman"/>
                <w:sz w:val="18"/>
                <w:szCs w:val="18"/>
              </w:rPr>
              <w:t>template</w:t>
            </w:r>
            <w:r w:rsidRPr="00AB43FB">
              <w:rPr>
                <w:rFonts w:ascii="Times New Roman" w:hAnsi="Times New Roman"/>
                <w:sz w:val="18"/>
                <w:szCs w:val="18"/>
              </w:rPr>
              <w:t xml:space="preserve"> for generating a photography/measurement sequence specific to </w:t>
            </w:r>
            <w:r w:rsidR="00D456EA">
              <w:rPr>
                <w:rFonts w:ascii="Times New Roman" w:hAnsi="Times New Roman"/>
                <w:sz w:val="18"/>
                <w:szCs w:val="18"/>
              </w:rPr>
              <w:t>a</w:t>
            </w:r>
            <w:r w:rsidRPr="00AB43FB">
              <w:rPr>
                <w:rFonts w:ascii="Times New Roman" w:hAnsi="Times New Roman"/>
                <w:sz w:val="18"/>
                <w:szCs w:val="18"/>
              </w:rPr>
              <w:t xml:space="preserve"> device.</w:t>
            </w:r>
          </w:p>
        </w:tc>
      </w:tr>
      <w:tr w:rsidR="00CB1633" w:rsidRPr="00CB1633">
        <w:trPr>
          <w:trHeight w:val="360"/>
        </w:trPr>
        <w:tc>
          <w:tcPr>
            <w:tcW w:w="2835"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2835"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323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 xml:space="preserve">Provide a </w:t>
            </w:r>
            <w:r w:rsidR="00D456EA">
              <w:rPr>
                <w:rFonts w:ascii="Times New Roman" w:hAnsi="Times New Roman"/>
                <w:sz w:val="18"/>
                <w:szCs w:val="18"/>
              </w:rPr>
              <w:t>device specific</w:t>
            </w:r>
            <w:r w:rsidRPr="00AB43FB">
              <w:rPr>
                <w:rFonts w:ascii="Times New Roman" w:hAnsi="Times New Roman"/>
                <w:sz w:val="18"/>
                <w:szCs w:val="18"/>
              </w:rPr>
              <w:t xml:space="preserve"> sequence generated with the </w:t>
            </w:r>
            <w:r w:rsidR="00D456EA">
              <w:rPr>
                <w:rFonts w:ascii="Times New Roman" w:hAnsi="Times New Roman"/>
                <w:sz w:val="18"/>
                <w:szCs w:val="18"/>
              </w:rPr>
              <w:t>template</w:t>
            </w:r>
            <w:r w:rsidRPr="00AB43FB">
              <w:rPr>
                <w:rFonts w:ascii="Times New Roman" w:hAnsi="Times New Roman"/>
                <w:sz w:val="18"/>
                <w:szCs w:val="18"/>
              </w:rPr>
              <w:t>.</w:t>
            </w:r>
          </w:p>
        </w:tc>
      </w:tr>
    </w:tbl>
    <w:p w:rsidR="00CB1633" w:rsidRPr="00D456EA" w:rsidRDefault="00CB1633"/>
    <w:p w:rsidR="00CB1633" w:rsidRDefault="00CB1633">
      <w:pPr>
        <w:widowControl/>
        <w:jc w:val="left"/>
      </w:pPr>
      <w:r>
        <w:br w:type="page"/>
      </w:r>
    </w:p>
    <w:p w:rsidR="00F32FC5" w:rsidRDefault="00CB1633" w:rsidP="00F32FC5">
      <w:pPr>
        <w:pStyle w:val="Heading1"/>
        <w:spacing w:before="360"/>
        <w:pPrChange w:id="37" w:author="user" w:date="2019-03-20T10:12:00Z">
          <w:pPr>
            <w:pStyle w:val="Heading1"/>
          </w:pPr>
        </w:pPrChange>
      </w:pPr>
      <w:bookmarkStart w:id="38" w:name="_Toc530384775"/>
      <w:r>
        <w:lastRenderedPageBreak/>
        <w:t>Middleware</w:t>
      </w:r>
      <w:r>
        <w:rPr>
          <w:rFonts w:hint="eastAsia"/>
        </w:rPr>
        <w:t xml:space="preserve"> layer</w:t>
      </w:r>
      <w:bookmarkEnd w:id="38"/>
    </w:p>
    <w:p w:rsidR="00F32FC5" w:rsidRDefault="00CB1633" w:rsidP="00F32FC5">
      <w:pPr>
        <w:pStyle w:val="Heading2"/>
        <w:spacing w:before="180"/>
        <w:pPrChange w:id="39" w:author="user" w:date="2019-03-20T10:12:00Z">
          <w:pPr>
            <w:pStyle w:val="Heading2"/>
          </w:pPr>
        </w:pPrChange>
      </w:pPr>
      <w:bookmarkStart w:id="40" w:name="_Toc524442974"/>
      <w:bookmarkStart w:id="41" w:name="_Toc525646810"/>
      <w:bookmarkStart w:id="42" w:name="_Toc525756007"/>
      <w:bookmarkStart w:id="43" w:name="_Toc530384776"/>
      <w:bookmarkEnd w:id="40"/>
      <w:bookmarkEnd w:id="41"/>
      <w:bookmarkEnd w:id="42"/>
      <w:r>
        <w:rPr>
          <w:rFonts w:hint="eastAsia"/>
        </w:rPr>
        <w:t>Measurement functions</w:t>
      </w:r>
      <w:bookmarkEnd w:id="4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2240"/>
        <w:gridCol w:w="1162"/>
        <w:gridCol w:w="1701"/>
      </w:tblGrid>
      <w:tr w:rsidR="00CB1633" w:rsidRPr="00CB1633" w:rsidTr="00AB43FB">
        <w:trPr>
          <w:trHeight w:val="360"/>
        </w:trPr>
        <w:tc>
          <w:tcPr>
            <w:tcW w:w="2122" w:type="dxa"/>
            <w:shd w:val="clear" w:color="auto" w:fill="D9D9D9"/>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Sub-component name</w:t>
            </w:r>
          </w:p>
        </w:tc>
        <w:tc>
          <w:tcPr>
            <w:tcW w:w="2409" w:type="dxa"/>
            <w:shd w:val="clear" w:color="auto" w:fill="D9D9D9"/>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Outline</w:t>
            </w:r>
          </w:p>
        </w:tc>
        <w:tc>
          <w:tcPr>
            <w:tcW w:w="2240" w:type="dxa"/>
            <w:shd w:val="clear" w:color="auto" w:fill="D9D9D9"/>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Operation</w:t>
            </w:r>
          </w:p>
        </w:tc>
        <w:tc>
          <w:tcPr>
            <w:tcW w:w="1162" w:type="dxa"/>
            <w:shd w:val="clear" w:color="auto" w:fill="D9D9D9"/>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Output</w:t>
            </w:r>
          </w:p>
        </w:tc>
      </w:tr>
      <w:tr w:rsidR="00CB1633" w:rsidRPr="00CB1633" w:rsidTr="00AB43FB">
        <w:trPr>
          <w:trHeight w:val="360"/>
        </w:trPr>
        <w:tc>
          <w:tcPr>
            <w:tcW w:w="212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 xml:space="preserve">Anterior alignment </w:t>
            </w:r>
          </w:p>
          <w:p w:rsidR="00CB1633" w:rsidRPr="00AB43FB" w:rsidRDefault="00CB1633" w:rsidP="00AB43FB">
            <w:pPr>
              <w:spacing w:line="260" w:lineRule="exact"/>
              <w:jc w:val="left"/>
              <w:rPr>
                <w:rFonts w:ascii="Times New Roman" w:hAnsi="Times New Roman"/>
                <w:sz w:val="18"/>
                <w:szCs w:val="18"/>
              </w:rPr>
            </w:pP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Moves the measurement unit to a measurable position.</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start</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none</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360"/>
        </w:trPr>
        <w:tc>
          <w:tcPr>
            <w:tcW w:w="2122" w:type="dxa"/>
            <w:vMerge w:val="restart"/>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Optics setups</w:t>
            </w: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Aligns a lens focus.</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optimizeFocus</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none</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360"/>
        </w:trPr>
        <w:tc>
          <w:tcPr>
            <w:tcW w:w="2122"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Aligns the azimuth angle of polarization.</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optimizePolarization</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none</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360"/>
        </w:trPr>
        <w:tc>
          <w:tcPr>
            <w:tcW w:w="2122"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Aligns the optical path length with the observation site.</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adjustOpticalPathLength</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none</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360"/>
        </w:trPr>
        <w:tc>
          <w:tcPr>
            <w:tcW w:w="2122"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Aligns the spectrometer unit Y-axis position.</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optimizeYLensPositoin</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none</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360"/>
        </w:trPr>
        <w:tc>
          <w:tcPr>
            <w:tcW w:w="2122"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Adjusts the optical path so as to project light at a specified position on the retina.</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XYalignment</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x, y</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60"/>
        </w:trPr>
        <w:tc>
          <w:tcPr>
            <w:tcW w:w="2122" w:type="dxa"/>
            <w:vMerge/>
            <w:shd w:val="clear" w:color="auto" w:fill="FFFFFF"/>
          </w:tcPr>
          <w:p w:rsidR="00CB1633" w:rsidRPr="00AB43FB" w:rsidRDefault="00CB1633" w:rsidP="00AB43FB">
            <w:pPr>
              <w:spacing w:line="260" w:lineRule="exact"/>
              <w:jc w:val="left"/>
              <w:rPr>
                <w:rFonts w:ascii="Times New Roman" w:hAnsi="Times New Roman"/>
                <w:sz w:val="18"/>
                <w:szCs w:val="18"/>
              </w:rPr>
            </w:pPr>
          </w:p>
        </w:tc>
        <w:tc>
          <w:tcPr>
            <w:tcW w:w="2409"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Executes fogging.</w:t>
            </w:r>
          </w:p>
        </w:tc>
        <w:tc>
          <w:tcPr>
            <w:tcW w:w="2240"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fogging</w:t>
            </w:r>
          </w:p>
        </w:tc>
        <w:tc>
          <w:tcPr>
            <w:tcW w:w="1162"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none</w:t>
            </w:r>
          </w:p>
        </w:tc>
        <w:tc>
          <w:tcPr>
            <w:tcW w:w="1701" w:type="dxa"/>
            <w:shd w:val="clear" w:color="auto" w:fill="FFFFFF"/>
          </w:tcPr>
          <w:p w:rsidR="00CB1633" w:rsidRPr="00AB43FB" w:rsidRDefault="00CB1633" w:rsidP="00AB43FB">
            <w:pPr>
              <w:spacing w:line="260" w:lineRule="exact"/>
              <w:jc w:val="left"/>
              <w:rPr>
                <w:rFonts w:ascii="Times New Roman" w:hAnsi="Times New Roman"/>
                <w:sz w:val="18"/>
                <w:szCs w:val="18"/>
              </w:rPr>
            </w:pPr>
            <w:r w:rsidRPr="00AB43FB">
              <w:rPr>
                <w:rFonts w:ascii="Times New Roman" w:hAnsi="Times New Roman"/>
                <w:sz w:val="18"/>
                <w:szCs w:val="18"/>
              </w:rPr>
              <w:t>complete/failure</w:t>
            </w:r>
          </w:p>
        </w:tc>
      </w:tr>
      <w:tr w:rsidR="00CB1633" w:rsidRPr="00CB1633" w:rsidTr="00AB43FB">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Capture</w:t>
            </w: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an image.</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getImage</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image</w:t>
            </w:r>
          </w:p>
        </w:tc>
      </w:tr>
      <w:tr w:rsidR="00CB1633" w:rsidRPr="00CB1633" w:rsidTr="00AB43FB">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Analysis</w:t>
            </w: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Converts a picture quality into a numeral.</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calcImageQuality</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imageQuality</w:t>
            </w:r>
          </w:p>
        </w:tc>
      </w:tr>
      <w:tr w:rsidR="00CB1633" w:rsidRPr="00CB1633" w:rsidTr="00AB43FB">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Converts the intensity on the sensor into a numeral.</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calcLightIntensity</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lightIntensity</w:t>
            </w:r>
          </w:p>
        </w:tc>
      </w:tr>
      <w:tr w:rsidR="00CB1633" w:rsidRPr="00CB1633" w:rsidTr="00AB43FB">
        <w:trPr>
          <w:trHeight w:val="288"/>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Obtains the cornea vertex position.</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calcCornealVertexPosition</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(x, y, z) </w:t>
            </w:r>
          </w:p>
        </w:tc>
      </w:tr>
      <w:tr w:rsidR="00CB1633" w:rsidRPr="00CB1633"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Obtains the pupil center coordinates.</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calcPupilCenterPosition</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(x, y, z) </w:t>
            </w:r>
          </w:p>
        </w:tc>
      </w:tr>
      <w:tr w:rsidR="00CB1633" w:rsidRPr="00CB1633" w:rsidTr="00AB43FB">
        <w:trPr>
          <w:trHeight w:val="75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Obtains the relative coordinates of an eye from a fundus oculi image.</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calcRetinalXYPossition</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 reference 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(dx, dy)</w:t>
            </w:r>
          </w:p>
        </w:tc>
      </w:tr>
      <w:tr w:rsidR="00CB1633" w:rsidRPr="00CB1633"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tcPr>
          <w:p w:rsidR="00CB1633" w:rsidRPr="00AB43FB" w:rsidRDefault="00CB1633" w:rsidP="00AB43FB">
            <w:pPr>
              <w:widowControl/>
              <w:tabs>
                <w:tab w:val="left" w:pos="613"/>
              </w:tabs>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Obtains a corneal shape.</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calcCornealCurvature</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 z</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R1, R2, A1, A2</w:t>
            </w:r>
          </w:p>
        </w:tc>
      </w:tr>
      <w:tr w:rsidR="00CB1633" w:rsidRPr="00CB1633" w:rsidTr="00AB43FB">
        <w:trPr>
          <w:trHeight w:val="147"/>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Obtains an eyeball refractive power.</w:t>
            </w:r>
          </w:p>
        </w:tc>
        <w:tc>
          <w:tcPr>
            <w:tcW w:w="224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calcRefractivePower</w:t>
            </w:r>
          </w:p>
        </w:tc>
        <w:tc>
          <w:tcPr>
            <w:tcW w:w="116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Spherical, Cylinder, Axis</w:t>
            </w:r>
          </w:p>
        </w:tc>
      </w:tr>
    </w:tbl>
    <w:p w:rsidR="00CB1633" w:rsidRDefault="00CB1633">
      <w:r>
        <w:br w:type="page"/>
      </w:r>
    </w:p>
    <w:p w:rsidR="00F32FC5" w:rsidRDefault="00CB1633" w:rsidP="00F32FC5">
      <w:pPr>
        <w:pStyle w:val="Heading2"/>
        <w:spacing w:before="180"/>
        <w:pPrChange w:id="44" w:author="user" w:date="2019-03-20T10:12:00Z">
          <w:pPr>
            <w:pStyle w:val="Heading2"/>
          </w:pPr>
        </w:pPrChange>
      </w:pPr>
      <w:bookmarkStart w:id="45" w:name="_Toc530384777"/>
      <w:r>
        <w:lastRenderedPageBreak/>
        <w:t>Data I/O</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1955"/>
        <w:gridCol w:w="2410"/>
        <w:gridCol w:w="1446"/>
        <w:gridCol w:w="1701"/>
      </w:tblGrid>
      <w:tr w:rsidR="00CB1633" w:rsidRPr="00CB1633" w:rsidTr="00AB43FB">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Sub-component name</w:t>
            </w:r>
          </w:p>
        </w:tc>
        <w:tc>
          <w:tcPr>
            <w:tcW w:w="1955"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2410"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446"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CB1633"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manager</w:t>
            </w: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Acquires </w:t>
            </w:r>
            <w:r w:rsidR="00A66FC4">
              <w:rPr>
                <w:rFonts w:ascii="Times New Roman" w:hAnsi="Times New Roman"/>
                <w:color w:val="000000"/>
                <w:kern w:val="0"/>
                <w:sz w:val="18"/>
                <w:szCs w:val="18"/>
              </w:rPr>
              <w:t>patient</w:t>
            </w:r>
            <w:r w:rsidRPr="00AB43FB">
              <w:rPr>
                <w:rFonts w:ascii="Times New Roman" w:hAnsi="Times New Roman"/>
                <w:color w:val="000000"/>
                <w:kern w:val="0"/>
                <w:sz w:val="18"/>
                <w:szCs w:val="18"/>
              </w:rPr>
              <w:t xml:space="preserve"> information.</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readPatientInfo</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patientInfo</w:t>
            </w:r>
          </w:p>
        </w:tc>
      </w:tr>
      <w:tr w:rsidR="00CB1633" w:rsidRPr="00CB1633" w:rsidTr="00AB43FB">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 photographic image.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readResultImage</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image</w:t>
            </w:r>
          </w:p>
        </w:tc>
      </w:tr>
      <w:tr w:rsidR="00CB1633" w:rsidRPr="00CB1633" w:rsidTr="00AB43FB">
        <w:trPr>
          <w:trHeight w:val="214"/>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the result of a measured numerical value.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readMeasuredResults</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measuredResults</w:t>
            </w:r>
          </w:p>
        </w:tc>
      </w:tr>
      <w:tr w:rsidR="00CB1633" w:rsidRPr="00CB1633"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Saves </w:t>
            </w:r>
            <w:r w:rsidR="00A66FC4">
              <w:rPr>
                <w:rFonts w:ascii="Times New Roman" w:hAnsi="Times New Roman"/>
                <w:color w:val="000000"/>
                <w:kern w:val="0"/>
                <w:sz w:val="18"/>
                <w:szCs w:val="18"/>
              </w:rPr>
              <w:t>patient</w:t>
            </w:r>
            <w:r w:rsidRPr="00AB43FB">
              <w:rPr>
                <w:rFonts w:ascii="Times New Roman" w:hAnsi="Times New Roman"/>
                <w:color w:val="000000"/>
                <w:kern w:val="0"/>
                <w:sz w:val="18"/>
                <w:szCs w:val="18"/>
              </w:rPr>
              <w:t xml:space="preserve"> information</w:t>
            </w:r>
            <w:r>
              <w:rPr>
                <w:rFonts w:ascii="Times New Roman" w:hAnsi="Times New Roman" w:hint="eastAsia"/>
                <w:color w:val="000000"/>
                <w:kern w:val="0"/>
                <w:sz w:val="18"/>
                <w:szCs w:val="18"/>
              </w:rPr>
              <w:t>.</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writePatientInfo</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patientInfo</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r w:rsidR="00CB1633" w:rsidRPr="00CB1633" w:rsidTr="00AB43FB">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Saves the photographic image.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writeResultImage</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r w:rsidR="00CB1633" w:rsidRPr="00CB1633"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Saves the result of the measured numerical value.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writeMeasuredResults</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measuredResults</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r w:rsidR="00CB1633" w:rsidRPr="00CB1633" w:rsidTr="00AB43FB">
        <w:trPr>
          <w:trHeight w:val="353"/>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Print manager</w:t>
            </w: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Generates a print image.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createPreviewImage</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patientInfo, printFormat, measuredResults</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previewImage</w:t>
            </w:r>
          </w:p>
        </w:tc>
      </w:tr>
      <w:tr w:rsidR="00CB1633" w:rsidRPr="00CB1633" w:rsidTr="00AB43FB">
        <w:trPr>
          <w:trHeight w:val="252"/>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Performs print.</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patientinfo, printFormat, measuredResults</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 result</w:t>
            </w:r>
          </w:p>
        </w:tc>
      </w:tr>
      <w:tr w:rsidR="00CB1633" w:rsidRPr="00CB1633"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Communication interface</w:t>
            </w: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Acquires </w:t>
            </w:r>
            <w:r w:rsidR="00A66FC4">
              <w:rPr>
                <w:rFonts w:ascii="Times New Roman" w:hAnsi="Times New Roman"/>
                <w:color w:val="000000"/>
                <w:kern w:val="0"/>
                <w:sz w:val="18"/>
                <w:szCs w:val="18"/>
              </w:rPr>
              <w:t>patient</w:t>
            </w:r>
            <w:r w:rsidRPr="00AB43FB">
              <w:rPr>
                <w:rFonts w:ascii="Times New Roman" w:hAnsi="Times New Roman"/>
                <w:color w:val="000000"/>
                <w:kern w:val="0"/>
                <w:sz w:val="18"/>
                <w:szCs w:val="18"/>
              </w:rPr>
              <w:t xml:space="preserve"> information and a previous measurement result from a specified server.</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findPatientInfoFrom(server)</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server, patientID</w:t>
            </w:r>
          </w:p>
          <w:p w:rsidR="00CB1633" w:rsidRPr="00AB43FB" w:rsidRDefault="00CB1633" w:rsidP="00AB43FB">
            <w:pPr>
              <w:spacing w:line="260" w:lineRule="exact"/>
              <w:rPr>
                <w:rFonts w:ascii="Times New Roman" w:hAnsi="Times New Roman"/>
                <w:sz w:val="18"/>
                <w:szCs w:val="18"/>
              </w:rPr>
            </w:pP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patientInfo, resultImage, measuredResults</w:t>
            </w:r>
          </w:p>
        </w:tc>
      </w:tr>
      <w:tr w:rsidR="00CB1633" w:rsidRPr="00CB1633" w:rsidTr="00AB43FB">
        <w:trPr>
          <w:trHeight w:val="387"/>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Registers </w:t>
            </w:r>
            <w:r w:rsidR="00A66FC4">
              <w:rPr>
                <w:rFonts w:ascii="Times New Roman" w:hAnsi="Times New Roman"/>
                <w:color w:val="000000"/>
                <w:kern w:val="0"/>
                <w:sz w:val="18"/>
                <w:szCs w:val="18"/>
              </w:rPr>
              <w:t>patient</w:t>
            </w:r>
            <w:r w:rsidRPr="00AB43FB">
              <w:rPr>
                <w:rFonts w:ascii="Times New Roman" w:hAnsi="Times New Roman"/>
                <w:color w:val="000000"/>
                <w:kern w:val="0"/>
                <w:sz w:val="18"/>
                <w:szCs w:val="18"/>
              </w:rPr>
              <w:t xml:space="preserve"> information and the measurement result to a specified server.</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registerPatientInfoTo(server)</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server, patientInfo, resultImage, measuredResults</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r w:rsidR="00CB1633" w:rsidRPr="00CB1633" w:rsidTr="00AB43FB">
        <w:trPr>
          <w:trHeight w:val="317"/>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 work list from a specified server.</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findWorkListFrom(server)</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server</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work list</w:t>
            </w:r>
          </w:p>
        </w:tc>
      </w:tr>
      <w:tr w:rsidR="00CB1633" w:rsidRPr="00CB1633" w:rsidTr="00AB43FB">
        <w:trPr>
          <w:trHeight w:val="376"/>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Outputs a photographic image to an external device.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exportResultImage</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resultImage</w:t>
            </w:r>
          </w:p>
        </w:tc>
      </w:tr>
      <w:tr w:rsidR="00CB1633" w:rsidRPr="00CB1633" w:rsidTr="00AB43FB">
        <w:trPr>
          <w:trHeight w:val="75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955"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Outputs a measurement result to an external device.</w:t>
            </w:r>
          </w:p>
        </w:tc>
        <w:tc>
          <w:tcPr>
            <w:tcW w:w="2410"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exportMeasuredResults</w:t>
            </w:r>
          </w:p>
        </w:tc>
        <w:tc>
          <w:tcPr>
            <w:tcW w:w="1446"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measuredResults</w:t>
            </w:r>
          </w:p>
        </w:tc>
      </w:tr>
    </w:tbl>
    <w:p w:rsidR="00CB1633" w:rsidRDefault="00CB1633"/>
    <w:p w:rsidR="00CB1633" w:rsidRDefault="00CB1633">
      <w:r>
        <w:rPr>
          <w:rFonts w:hint="eastAsia"/>
        </w:rPr>
        <w:t>Search function: D</w:t>
      </w:r>
      <w:r w:rsidR="00E65945">
        <w:t>ICOM</w:t>
      </w:r>
      <w:r>
        <w:rPr>
          <w:rFonts w:hint="eastAsia"/>
        </w:rPr>
        <w:t xml:space="preserve"> server, inquiry to IM</w:t>
      </w:r>
      <w:r w:rsidR="00E65945">
        <w:rPr>
          <w:rFonts w:hint="eastAsia"/>
        </w:rPr>
        <w:t>AGE</w:t>
      </w:r>
      <w:r w:rsidR="00E65945">
        <w:t>n</w:t>
      </w:r>
      <w:r>
        <w:rPr>
          <w:rFonts w:hint="eastAsia"/>
        </w:rPr>
        <w:t>etR4, parsing of inquiry result</w:t>
      </w:r>
    </w:p>
    <w:p w:rsidR="00CB1633" w:rsidRDefault="00CB1633"/>
    <w:p w:rsidR="00CB1633" w:rsidRDefault="00CB1633"/>
    <w:p w:rsidR="00CB1633" w:rsidRDefault="00CB1633">
      <w:r>
        <w:br w:type="page"/>
      </w:r>
    </w:p>
    <w:p w:rsidR="00CB1633" w:rsidRDefault="00CB1633"/>
    <w:p w:rsidR="00F32FC5" w:rsidRDefault="00CB1633" w:rsidP="00F32FC5">
      <w:pPr>
        <w:pStyle w:val="Heading2"/>
        <w:spacing w:before="180"/>
        <w:pPrChange w:id="46" w:author="user" w:date="2019-03-20T10:12:00Z">
          <w:pPr>
            <w:pStyle w:val="Heading2"/>
          </w:pPr>
        </w:pPrChange>
      </w:pPr>
      <w:bookmarkStart w:id="47" w:name="_Toc530384778"/>
      <w:r>
        <w:t>Configurations</w:t>
      </w:r>
      <w:bookmarkEnd w:id="4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814"/>
        <w:gridCol w:w="1588"/>
        <w:gridCol w:w="1701"/>
      </w:tblGrid>
      <w:tr w:rsidR="00CB1633" w:rsidRPr="00CB1633" w:rsidTr="00AB43FB">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Sub-component name</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814"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588"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CB1633"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User settings</w:t>
            </w: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user setting.</w:t>
            </w:r>
          </w:p>
        </w:tc>
        <w:tc>
          <w:tcPr>
            <w:tcW w:w="1814"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readUserSetting</w:t>
            </w:r>
          </w:p>
        </w:tc>
        <w:tc>
          <w:tcPr>
            <w:tcW w:w="1588"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userSetting</w:t>
            </w:r>
          </w:p>
        </w:tc>
      </w:tr>
      <w:tr w:rsidR="00CB1633" w:rsidRPr="00CB1633"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Updates user setting.</w:t>
            </w:r>
          </w:p>
        </w:tc>
        <w:tc>
          <w:tcPr>
            <w:tcW w:w="1814"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updateUserSetting</w:t>
            </w:r>
          </w:p>
        </w:tc>
        <w:tc>
          <w:tcPr>
            <w:tcW w:w="1588"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userSetting</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r w:rsidR="00CB1633" w:rsidRPr="00CB1633" w:rsidTr="00AB43FB">
        <w:trPr>
          <w:trHeight w:val="15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Correction data</w:t>
            </w: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 correction value.</w:t>
            </w:r>
          </w:p>
        </w:tc>
        <w:tc>
          <w:tcPr>
            <w:tcW w:w="1814"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readCorrectionData</w:t>
            </w:r>
          </w:p>
        </w:tc>
        <w:tc>
          <w:tcPr>
            <w:tcW w:w="1588"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correctionData</w:t>
            </w:r>
          </w:p>
        </w:tc>
      </w:tr>
      <w:tr w:rsidR="00CB1633" w:rsidRPr="00CB1633"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Updates a correction value.</w:t>
            </w:r>
          </w:p>
        </w:tc>
        <w:tc>
          <w:tcPr>
            <w:tcW w:w="1814"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updateCorrectionData</w:t>
            </w:r>
          </w:p>
        </w:tc>
        <w:tc>
          <w:tcPr>
            <w:tcW w:w="1588"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correctionData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bl>
    <w:p w:rsidR="00CB1633" w:rsidRDefault="00CB1633"/>
    <w:p w:rsidR="00F32FC5" w:rsidRDefault="00CB1633" w:rsidP="00F32FC5">
      <w:pPr>
        <w:pStyle w:val="Heading2"/>
        <w:spacing w:before="180"/>
        <w:pPrChange w:id="48" w:author="user" w:date="2019-03-20T10:12:00Z">
          <w:pPr>
            <w:pStyle w:val="Heading2"/>
          </w:pPr>
        </w:pPrChange>
      </w:pPr>
      <w:bookmarkStart w:id="49" w:name="_Toc530384779"/>
      <w:r>
        <w:t>G</w:t>
      </w:r>
      <w:r>
        <w:rPr>
          <w:rFonts w:hint="eastAsia"/>
        </w:rPr>
        <w:t>U</w:t>
      </w:r>
      <w:r>
        <w:t>I framework</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Sub-component name</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GUI backend</w:t>
            </w: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Development by using Qt/C++.</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Qt base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Development by using WebKit/HTML or JS.</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Web base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Live view</w:t>
            </w:r>
          </w:p>
        </w:tc>
        <w:tc>
          <w:tcPr>
            <w:tcW w:w="2409"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Streams a live 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LiverStreamServer</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r>
    </w:tbl>
    <w:p w:rsidR="00CB1633" w:rsidRDefault="00CB1633"/>
    <w:p w:rsidR="00CB1633" w:rsidRDefault="00CB1633"/>
    <w:p w:rsidR="00CB1633" w:rsidRDefault="00CB1633">
      <w:pPr>
        <w:widowControl/>
        <w:jc w:val="left"/>
      </w:pPr>
      <w:r>
        <w:br w:type="page"/>
      </w:r>
    </w:p>
    <w:p w:rsidR="00F32FC5" w:rsidRDefault="00CB1633" w:rsidP="00F32FC5">
      <w:pPr>
        <w:pStyle w:val="Heading1"/>
        <w:spacing w:before="360"/>
        <w:pPrChange w:id="50" w:author="user" w:date="2019-03-20T10:12:00Z">
          <w:pPr>
            <w:pStyle w:val="Heading1"/>
          </w:pPr>
        </w:pPrChange>
      </w:pPr>
      <w:bookmarkStart w:id="51" w:name="_Toc530384780"/>
      <w:r>
        <w:lastRenderedPageBreak/>
        <w:t>Driver</w:t>
      </w:r>
      <w:r>
        <w:rPr>
          <w:rFonts w:hint="eastAsia"/>
        </w:rPr>
        <w:t xml:space="preserve"> layer</w:t>
      </w:r>
      <w:bookmarkEnd w:id="51"/>
    </w:p>
    <w:p w:rsidR="00F32FC5" w:rsidRDefault="00CB1633" w:rsidP="00F32FC5">
      <w:pPr>
        <w:pStyle w:val="Heading2"/>
        <w:spacing w:before="180"/>
        <w:pPrChange w:id="52" w:author="user" w:date="2019-03-20T10:12:00Z">
          <w:pPr>
            <w:pStyle w:val="Heading2"/>
          </w:pPr>
        </w:pPrChange>
      </w:pPr>
      <w:bookmarkStart w:id="53" w:name="_Toc524442980"/>
      <w:bookmarkStart w:id="54" w:name="_Toc525646816"/>
      <w:bookmarkStart w:id="55" w:name="_Toc525756013"/>
      <w:bookmarkStart w:id="56" w:name="_Toc524443021"/>
      <w:bookmarkStart w:id="57" w:name="_Toc525646857"/>
      <w:bookmarkStart w:id="58" w:name="_Toc525756054"/>
      <w:bookmarkStart w:id="59" w:name="_Toc530384781"/>
      <w:bookmarkEnd w:id="53"/>
      <w:bookmarkEnd w:id="54"/>
      <w:bookmarkEnd w:id="55"/>
      <w:bookmarkEnd w:id="56"/>
      <w:bookmarkEnd w:id="57"/>
      <w:bookmarkEnd w:id="58"/>
      <w:r>
        <w:t>Motor</w:t>
      </w:r>
      <w:r>
        <w:rPr>
          <w:rFonts w:hint="eastAsia"/>
        </w:rPr>
        <w:t xml:space="preserve"> package</w:t>
      </w:r>
      <w:bookmarkEnd w:id="5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Alignment</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Moves the measurement unit to a specified position.</w:t>
            </w:r>
          </w:p>
        </w:tc>
        <w:tc>
          <w:tcPr>
            <w:tcW w:w="1701" w:type="dxa"/>
            <w:shd w:val="clear" w:color="auto" w:fill="auto"/>
          </w:tcPr>
          <w:p w:rsidR="00CB1633" w:rsidRPr="00AB43FB" w:rsidRDefault="008F7DF7" w:rsidP="00AB43FB">
            <w:pPr>
              <w:widowControl/>
              <w:spacing w:line="260" w:lineRule="exact"/>
              <w:jc w:val="left"/>
              <w:rPr>
                <w:rFonts w:ascii="Times New Roman" w:hAnsi="Times New Roman"/>
                <w:color w:val="000000"/>
                <w:kern w:val="0"/>
                <w:sz w:val="18"/>
                <w:szCs w:val="18"/>
              </w:rPr>
            </w:pPr>
            <w:r>
              <w:rPr>
                <w:rFonts w:ascii="Times New Roman" w:hAnsi="Times New Roman"/>
                <w:color w:val="000000"/>
                <w:kern w:val="0"/>
                <w:sz w:val="18"/>
                <w:szCs w:val="18"/>
              </w:rPr>
              <w:t>m</w:t>
            </w:r>
            <w:r w:rsidR="00CB1633" w:rsidRPr="00AB43FB">
              <w:rPr>
                <w:rFonts w:ascii="Times New Roman" w:hAnsi="Times New Roman"/>
                <w:color w:val="000000"/>
                <w:kern w:val="0"/>
                <w:sz w:val="18"/>
                <w:szCs w:val="18"/>
              </w:rPr>
              <w:t>ove</w:t>
            </w:r>
            <w:r>
              <w:rPr>
                <w:rFonts w:ascii="Times New Roman" w:hAnsi="Times New Roman"/>
                <w:color w:val="000000"/>
                <w:kern w:val="0"/>
                <w:sz w:val="18"/>
                <w:szCs w:val="18"/>
              </w:rPr>
              <w:t xml:space="preserve"> a</w:t>
            </w:r>
            <w:r w:rsidR="00CB1633" w:rsidRPr="00AB43FB">
              <w:rPr>
                <w:rFonts w:ascii="Times New Roman" w:hAnsi="Times New Roman"/>
                <w:color w:val="000000"/>
                <w:kern w:val="0"/>
                <w:sz w:val="18"/>
                <w:szCs w:val="18"/>
              </w:rPr>
              <w:t xml:space="preserve"> measurement unit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position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Notifies the current position</w:t>
            </w:r>
            <w:r w:rsidR="008F7DF7">
              <w:rPr>
                <w:rFonts w:ascii="Times New Roman" w:hAnsi="Times New Roman" w:hint="eastAsia"/>
                <w:color w:val="000000"/>
                <w:kern w:val="0"/>
                <w:sz w:val="18"/>
                <w:szCs w:val="18"/>
              </w:rPr>
              <w: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current position notice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current position</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5D28F6" w:rsidP="00AB43FB">
            <w:pPr>
              <w:widowControl/>
              <w:spacing w:line="260" w:lineRule="exact"/>
              <w:jc w:val="left"/>
              <w:rPr>
                <w:rFonts w:ascii="Times New Roman" w:hAnsi="Times New Roman"/>
                <w:kern w:val="0"/>
                <w:sz w:val="18"/>
                <w:szCs w:val="18"/>
              </w:rPr>
            </w:pPr>
            <w:r>
              <w:rPr>
                <w:rFonts w:ascii="Times New Roman" w:hAnsi="Times New Roman"/>
                <w:kern w:val="0"/>
                <w:sz w:val="18"/>
                <w:szCs w:val="18"/>
              </w:rPr>
              <w:t>Notifies</w:t>
            </w:r>
            <w:r w:rsidR="00F64E57">
              <w:rPr>
                <w:rFonts w:ascii="Times New Roman" w:hAnsi="Times New Roman"/>
                <w:kern w:val="0"/>
                <w:sz w:val="18"/>
                <w:szCs w:val="18"/>
              </w:rPr>
              <w:t xml:space="preserve"> a</w:t>
            </w:r>
            <w:r>
              <w:rPr>
                <w:rFonts w:ascii="Times New Roman" w:hAnsi="Times New Roman"/>
                <w:kern w:val="0"/>
                <w:sz w:val="18"/>
                <w:szCs w:val="18"/>
              </w:rPr>
              <w:t xml:space="preserve">motor </w:t>
            </w:r>
            <w:r w:rsidR="00CB1633" w:rsidRPr="00AB43FB">
              <w:rPr>
                <w:rFonts w:ascii="Times New Roman" w:hAnsi="Times New Roman"/>
                <w:kern w:val="0"/>
                <w:sz w:val="18"/>
                <w:szCs w:val="18"/>
              </w:rPr>
              <w:t>limit</w:t>
            </w:r>
            <w:r w:rsidR="008F7DF7">
              <w:rPr>
                <w:rFonts w:ascii="Times New Roman" w:hAnsi="Times New Roman"/>
                <w:kern w:val="0"/>
                <w:sz w:val="18"/>
                <w:szCs w:val="18"/>
              </w:rPr>
              <w: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limit reached notice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 xml:space="preserve">Moves </w:t>
            </w:r>
            <w:r w:rsidR="008F7DF7">
              <w:rPr>
                <w:rFonts w:ascii="Times New Roman" w:hAnsi="Times New Roman"/>
                <w:kern w:val="0"/>
                <w:sz w:val="18"/>
                <w:szCs w:val="18"/>
              </w:rPr>
              <w:t>a</w:t>
            </w:r>
            <w:r w:rsidRPr="00AB43FB">
              <w:rPr>
                <w:rFonts w:ascii="Times New Roman" w:hAnsi="Times New Roman"/>
                <w:kern w:val="0"/>
                <w:sz w:val="18"/>
                <w:szCs w:val="18"/>
              </w:rPr>
              <w:t xml:space="preserve"> chinrest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move the chinrest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up/down stop</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none</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Focus</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Moves the lens to a specified position.</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movement of the lens</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position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Notifies the current position of the lens.</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current position notice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current position</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Pr>
                <w:rFonts w:ascii="Times New Roman" w:hAnsi="Times New Roman"/>
                <w:kern w:val="0"/>
                <w:sz w:val="18"/>
                <w:szCs w:val="18"/>
              </w:rPr>
              <w:t xml:space="preserve">Notifies amotor </w:t>
            </w:r>
            <w:r w:rsidRPr="00F41BCA">
              <w:rPr>
                <w:rFonts w:ascii="Times New Roman" w:hAnsi="Times New Roman"/>
                <w:kern w:val="0"/>
                <w:sz w:val="18"/>
                <w:szCs w:val="18"/>
              </w:rPr>
              <w:t>limit</w:t>
            </w:r>
            <w:r>
              <w:rPr>
                <w:rFonts w:ascii="Times New Roman" w:hAnsi="Times New Roman"/>
                <w:kern w:val="0"/>
                <w:sz w:val="18"/>
                <w:szCs w:val="18"/>
              </w:rPr>
              <w:t>.</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limit reached notice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none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result</w:t>
            </w:r>
          </w:p>
        </w:tc>
      </w:tr>
      <w:tr w:rsidR="00F64E57" w:rsidRPr="00A31C3E">
        <w:trPr>
          <w:trHeight w:val="375"/>
        </w:trPr>
        <w:tc>
          <w:tcPr>
            <w:tcW w:w="2122" w:type="dxa"/>
            <w:vMerge w:val="restart"/>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Optical path</w:t>
            </w: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Switches over a filter in the optical path.</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filter switching</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filter 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Switches over the aperture of a lens on the optical path.</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aperture switching</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aperture 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Changes the optical path length.</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change to optical path length</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Switches over a site illuminated by the light source.</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switching of measurement unit</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Switches over a slit on the optical path.</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switching of slit</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Switches over a correction lens on the optical path.</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switching of correction lens</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Rotates a rotary prism on the optical path.</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driving of rotary prism</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FF0000"/>
                <w:kern w:val="0"/>
                <w:sz w:val="18"/>
                <w:szCs w:val="18"/>
              </w:rPr>
            </w:pPr>
            <w:r w:rsidRPr="00AB43FB">
              <w:rPr>
                <w:rFonts w:ascii="Times New Roman" w:hAnsi="Times New Roman"/>
                <w:kern w:val="0"/>
                <w:sz w:val="18"/>
                <w:szCs w:val="18"/>
              </w:rPr>
              <w:t>Changes the polarization state via double refraction</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polarization control</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result</w:t>
            </w:r>
          </w:p>
        </w:tc>
      </w:tr>
      <w:tr w:rsidR="00F64E57" w:rsidRPr="00A31C3E">
        <w:trPr>
          <w:trHeight w:val="375"/>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FF0000"/>
                <w:kern w:val="0"/>
                <w:sz w:val="18"/>
                <w:szCs w:val="18"/>
              </w:rPr>
            </w:pPr>
            <w:r w:rsidRPr="00AB43FB">
              <w:rPr>
                <w:rFonts w:ascii="Times New Roman" w:hAnsi="Times New Roman"/>
                <w:kern w:val="0"/>
                <w:sz w:val="18"/>
                <w:szCs w:val="18"/>
              </w:rPr>
              <w:t>Adjusts the position on Y-axis of diffracted light.</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Y-axis auto</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adjustment 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kern w:val="0"/>
                <w:sz w:val="18"/>
                <w:szCs w:val="18"/>
              </w:rPr>
              <w:t>result</w:t>
            </w:r>
          </w:p>
        </w:tc>
      </w:tr>
      <w:tr w:rsidR="00F64E57" w:rsidRPr="00A31C3E">
        <w:trPr>
          <w:trHeight w:val="375"/>
        </w:trPr>
        <w:tc>
          <w:tcPr>
            <w:tcW w:w="2122" w:type="dxa"/>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Air puff</w:t>
            </w: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Moves the cylinder and blows an air puff.</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air puff execution</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rsidTr="00AB43FB">
        <w:trPr>
          <w:trHeight w:val="84"/>
        </w:trPr>
        <w:tc>
          <w:tcPr>
            <w:tcW w:w="2122" w:type="dxa"/>
            <w:vMerge w:val="restart"/>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Galvano</w:t>
            </w:r>
          </w:p>
          <w:p w:rsidR="00F64E57" w:rsidRPr="00AB43FB" w:rsidRDefault="00F64E57" w:rsidP="00AB43FB">
            <w:pPr>
              <w:spacing w:line="260" w:lineRule="exact"/>
              <w:jc w:val="left"/>
              <w:rPr>
                <w:rFonts w:ascii="Times New Roman" w:hAnsi="Times New Roman"/>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Performs scan pattern setting.</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scan pattern setting</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 value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rsidTr="00AB43FB">
        <w:trPr>
          <w:trHeight w:val="88"/>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Performs a scan.</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scan start</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F64E57" w:rsidRPr="00A31C3E" w:rsidTr="00AB43FB">
        <w:trPr>
          <w:trHeight w:val="106"/>
        </w:trPr>
        <w:tc>
          <w:tcPr>
            <w:tcW w:w="2122" w:type="dxa"/>
            <w:vMerge/>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Fixes a scan position.</w:t>
            </w:r>
          </w:p>
        </w:tc>
        <w:tc>
          <w:tcPr>
            <w:tcW w:w="1701" w:type="dxa"/>
            <w:shd w:val="clear" w:color="auto" w:fill="auto"/>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setting of tracking</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F64E57" w:rsidRPr="00AB43FB" w:rsidRDefault="00F64E57"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bl>
    <w:p w:rsidR="00A31C3E" w:rsidRDefault="00A31C3E">
      <w:r>
        <w:br w:type="page"/>
      </w:r>
    </w:p>
    <w:p w:rsidR="00CB1633" w:rsidRDefault="00CB1633"/>
    <w:p w:rsidR="00F32FC5" w:rsidRDefault="00CB1633" w:rsidP="00F32FC5">
      <w:pPr>
        <w:pStyle w:val="Heading2"/>
        <w:spacing w:before="180"/>
        <w:pPrChange w:id="60" w:author="user" w:date="2019-03-20T10:12:00Z">
          <w:pPr>
            <w:pStyle w:val="Heading2"/>
          </w:pPr>
        </w:pPrChange>
      </w:pPr>
      <w:bookmarkStart w:id="61" w:name="_Toc525646862"/>
      <w:bookmarkStart w:id="62" w:name="_Toc525756059"/>
      <w:bookmarkStart w:id="63" w:name="_Toc530384782"/>
      <w:bookmarkEnd w:id="61"/>
      <w:bookmarkEnd w:id="62"/>
      <w:r>
        <w:t>Camera</w:t>
      </w:r>
      <w:r>
        <w:rPr>
          <w:rFonts w:hint="eastAsia"/>
        </w:rPr>
        <w:t xml:space="preserve"> package</w:t>
      </w:r>
      <w:bookmarkEnd w:id="6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rPr>
                <w:rFonts w:ascii="Times New Roman" w:hAnsi="Times New Roman"/>
                <w:kern w:val="0"/>
                <w:sz w:val="18"/>
                <w:szCs w:val="18"/>
              </w:rPr>
            </w:pPr>
            <w:r w:rsidRPr="00AB43FB">
              <w:rPr>
                <w:rFonts w:ascii="Times New Roman" w:hAnsi="Times New Roman"/>
                <w:color w:val="000000"/>
                <w:sz w:val="18"/>
                <w:szCs w:val="18"/>
              </w:rPr>
              <w:t>Area camera</w:t>
            </w:r>
          </w:p>
        </w:tc>
        <w:tc>
          <w:tcPr>
            <w:tcW w:w="2409" w:type="dxa"/>
            <w:shd w:val="clear" w:color="auto" w:fill="auto"/>
            <w:noWrap/>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sz w:val="18"/>
                <w:szCs w:val="18"/>
              </w:rPr>
              <w:t>Starts a series of capture operation.</w:t>
            </w:r>
          </w:p>
        </w:tc>
        <w:tc>
          <w:tcPr>
            <w:tcW w:w="1701" w:type="dxa"/>
            <w:shd w:val="clear" w:color="auto" w:fill="auto"/>
            <w:vAlign w:val="center"/>
          </w:tcPr>
          <w:p w:rsidR="00CB1633" w:rsidRPr="00AB43FB" w:rsidRDefault="00CB1633" w:rsidP="00AB43FB">
            <w:pPr>
              <w:widowControl/>
              <w:spacing w:line="260" w:lineRule="exact"/>
              <w:jc w:val="left"/>
              <w:rPr>
                <w:rFonts w:ascii="Times New Roman" w:hAnsi="Times New Roman"/>
                <w:color w:val="000000"/>
                <w:sz w:val="18"/>
                <w:szCs w:val="18"/>
              </w:rPr>
            </w:pPr>
            <w:r w:rsidRPr="00AB43FB">
              <w:rPr>
                <w:rFonts w:ascii="Times New Roman" w:hAnsi="Times New Roman"/>
                <w:color w:val="000000"/>
                <w:sz w:val="18"/>
                <w:szCs w:val="18"/>
              </w:rPr>
              <w:t>capture start</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sz w:val="18"/>
                <w:szCs w:val="18"/>
              </w:rPr>
              <w:t>ON/OFF</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sz w:val="18"/>
                <w:szCs w:val="18"/>
              </w:rPr>
              <w:t>result</w:t>
            </w:r>
          </w:p>
        </w:tc>
      </w:tr>
      <w:tr w:rsidR="00CB1633" w:rsidRPr="00A31C3E">
        <w:trPr>
          <w:trHeight w:val="375"/>
        </w:trPr>
        <w:tc>
          <w:tcPr>
            <w:tcW w:w="2122" w:type="dxa"/>
            <w:vMerge/>
            <w:shd w:val="clear" w:color="auto" w:fill="auto"/>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sz w:val="18"/>
                <w:szCs w:val="18"/>
              </w:rPr>
              <w:t>Acquires a captured area image.</w:t>
            </w:r>
          </w:p>
        </w:tc>
        <w:tc>
          <w:tcPr>
            <w:tcW w:w="1701" w:type="dxa"/>
            <w:shd w:val="clear" w:color="auto" w:fill="auto"/>
            <w:vAlign w:val="center"/>
          </w:tcPr>
          <w:p w:rsidR="00CB1633" w:rsidRPr="00AB43FB" w:rsidRDefault="00CB1633" w:rsidP="00AB43FB">
            <w:pPr>
              <w:widowControl/>
              <w:spacing w:line="260" w:lineRule="exact"/>
              <w:jc w:val="left"/>
              <w:rPr>
                <w:rFonts w:ascii="Times New Roman" w:hAnsi="Times New Roman"/>
                <w:color w:val="000000"/>
                <w:sz w:val="18"/>
                <w:szCs w:val="18"/>
              </w:rPr>
            </w:pPr>
            <w:r w:rsidRPr="00AB43FB">
              <w:rPr>
                <w:rFonts w:ascii="Times New Roman" w:hAnsi="Times New Roman"/>
                <w:color w:val="000000"/>
                <w:sz w:val="18"/>
                <w:szCs w:val="18"/>
              </w:rPr>
              <w:t>image acquisition</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sz w:val="18"/>
                <w:szCs w:val="18"/>
              </w:rPr>
              <w:t>size</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sz w:val="18"/>
                <w:szCs w:val="18"/>
              </w:rPr>
              <w:t>image</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rPr>
                <w:rFonts w:ascii="Times New Roman" w:hAnsi="Times New Roman"/>
                <w:kern w:val="0"/>
                <w:sz w:val="18"/>
                <w:szCs w:val="18"/>
              </w:rPr>
            </w:pPr>
            <w:r w:rsidRPr="00AB43FB">
              <w:rPr>
                <w:rFonts w:ascii="Times New Roman" w:hAnsi="Times New Roman"/>
                <w:color w:val="000000"/>
                <w:sz w:val="18"/>
                <w:szCs w:val="18"/>
              </w:rPr>
              <w:t>Line camera</w:t>
            </w:r>
          </w:p>
        </w:tc>
        <w:tc>
          <w:tcPr>
            <w:tcW w:w="2409"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Starts a series of capture operation.</w:t>
            </w:r>
          </w:p>
        </w:tc>
        <w:tc>
          <w:tcPr>
            <w:tcW w:w="1701" w:type="dxa"/>
            <w:shd w:val="clear" w:color="auto" w:fill="auto"/>
            <w:vAlign w:val="center"/>
          </w:tcPr>
          <w:p w:rsidR="00CB1633" w:rsidRPr="00AB43FB" w:rsidRDefault="00CB1633" w:rsidP="00AB43FB">
            <w:pPr>
              <w:widowControl/>
              <w:spacing w:line="260" w:lineRule="exact"/>
              <w:jc w:val="left"/>
              <w:rPr>
                <w:rFonts w:ascii="Times New Roman" w:hAnsi="Times New Roman"/>
                <w:color w:val="000000"/>
                <w:sz w:val="18"/>
                <w:szCs w:val="18"/>
              </w:rPr>
            </w:pPr>
            <w:r w:rsidRPr="00AB43FB">
              <w:rPr>
                <w:rFonts w:ascii="Times New Roman" w:hAnsi="Times New Roman"/>
                <w:color w:val="000000"/>
                <w:sz w:val="18"/>
                <w:szCs w:val="18"/>
              </w:rPr>
              <w:t>capture start</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ON/OFF</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result</w:t>
            </w:r>
          </w:p>
        </w:tc>
      </w:tr>
      <w:tr w:rsidR="00CB1633" w:rsidRPr="00A31C3E">
        <w:trPr>
          <w:trHeight w:val="375"/>
        </w:trPr>
        <w:tc>
          <w:tcPr>
            <w:tcW w:w="2122" w:type="dxa"/>
            <w:vMerge/>
            <w:shd w:val="clear" w:color="auto" w:fill="auto"/>
            <w:vAlign w:val="center"/>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Acquires a captured line image.</w:t>
            </w:r>
          </w:p>
        </w:tc>
        <w:tc>
          <w:tcPr>
            <w:tcW w:w="1701" w:type="dxa"/>
            <w:shd w:val="clear" w:color="auto" w:fill="auto"/>
            <w:vAlign w:val="center"/>
          </w:tcPr>
          <w:p w:rsidR="00CB1633" w:rsidRPr="00AB43FB" w:rsidRDefault="00CB1633" w:rsidP="00AB43FB">
            <w:pPr>
              <w:widowControl/>
              <w:spacing w:line="260" w:lineRule="exact"/>
              <w:jc w:val="left"/>
              <w:rPr>
                <w:rFonts w:ascii="Times New Roman" w:hAnsi="Times New Roman"/>
                <w:color w:val="000000"/>
                <w:sz w:val="18"/>
                <w:szCs w:val="18"/>
              </w:rPr>
            </w:pPr>
            <w:r w:rsidRPr="00AB43FB">
              <w:rPr>
                <w:rFonts w:ascii="Times New Roman" w:hAnsi="Times New Roman"/>
                <w:color w:val="000000"/>
                <w:sz w:val="18"/>
                <w:szCs w:val="18"/>
              </w:rPr>
              <w:t>image acquisition</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size</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image</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rPr>
                <w:rFonts w:ascii="Times New Roman" w:hAnsi="Times New Roman"/>
                <w:kern w:val="0"/>
                <w:sz w:val="18"/>
                <w:szCs w:val="18"/>
              </w:rPr>
            </w:pPr>
            <w:r w:rsidRPr="00AB43FB">
              <w:rPr>
                <w:rFonts w:ascii="Times New Roman" w:hAnsi="Times New Roman"/>
                <w:color w:val="000000"/>
                <w:sz w:val="18"/>
                <w:szCs w:val="18"/>
              </w:rPr>
              <w:t>OCT scan</w:t>
            </w:r>
          </w:p>
        </w:tc>
        <w:tc>
          <w:tcPr>
            <w:tcW w:w="2409"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Starts a series of scanning of a retinal tomogram image.</w:t>
            </w:r>
          </w:p>
        </w:tc>
        <w:tc>
          <w:tcPr>
            <w:tcW w:w="1701" w:type="dxa"/>
            <w:shd w:val="clear" w:color="auto" w:fill="auto"/>
            <w:vAlign w:val="center"/>
          </w:tcPr>
          <w:p w:rsidR="00CB1633" w:rsidRPr="00AB43FB" w:rsidRDefault="00CB1633" w:rsidP="00AB43FB">
            <w:pPr>
              <w:widowControl/>
              <w:spacing w:line="260" w:lineRule="exact"/>
              <w:jc w:val="left"/>
              <w:rPr>
                <w:rFonts w:ascii="Times New Roman" w:hAnsi="Times New Roman"/>
                <w:color w:val="000000"/>
                <w:sz w:val="18"/>
                <w:szCs w:val="18"/>
              </w:rPr>
            </w:pPr>
            <w:r w:rsidRPr="00AB43FB">
              <w:rPr>
                <w:rFonts w:ascii="Times New Roman" w:hAnsi="Times New Roman"/>
                <w:color w:val="000000"/>
                <w:sz w:val="18"/>
                <w:szCs w:val="18"/>
              </w:rPr>
              <w:t>scan start</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ON/OFF</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result</w:t>
            </w:r>
          </w:p>
        </w:tc>
      </w:tr>
      <w:tr w:rsidR="00CB1633" w:rsidRPr="00A31C3E" w:rsidTr="00AB43FB">
        <w:trPr>
          <w:trHeight w:val="106"/>
        </w:trPr>
        <w:tc>
          <w:tcPr>
            <w:tcW w:w="2122" w:type="dxa"/>
            <w:vMerge/>
            <w:shd w:val="clear" w:color="auto" w:fill="auto"/>
            <w:vAlign w:val="center"/>
          </w:tcPr>
          <w:p w:rsidR="00CB1633" w:rsidRPr="00AB43FB" w:rsidRDefault="00CB1633" w:rsidP="00AB43FB">
            <w:pPr>
              <w:widowControl/>
              <w:spacing w:line="260" w:lineRule="exact"/>
              <w:jc w:val="left"/>
              <w:rPr>
                <w:rFonts w:ascii="Times New Roman" w:hAnsi="Times New Roman"/>
                <w:kern w:val="0"/>
                <w:sz w:val="18"/>
                <w:szCs w:val="18"/>
              </w:rPr>
            </w:pPr>
          </w:p>
        </w:tc>
        <w:tc>
          <w:tcPr>
            <w:tcW w:w="2409"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Acquires a scanned image.</w:t>
            </w:r>
          </w:p>
        </w:tc>
        <w:tc>
          <w:tcPr>
            <w:tcW w:w="1701" w:type="dxa"/>
            <w:shd w:val="clear" w:color="auto" w:fill="auto"/>
            <w:vAlign w:val="center"/>
          </w:tcPr>
          <w:p w:rsidR="00CB1633" w:rsidRPr="00AB43FB" w:rsidRDefault="00CB1633" w:rsidP="00AB43FB">
            <w:pPr>
              <w:widowControl/>
              <w:spacing w:line="260" w:lineRule="exact"/>
              <w:jc w:val="left"/>
              <w:rPr>
                <w:rFonts w:ascii="Times New Roman" w:hAnsi="Times New Roman"/>
                <w:color w:val="000000"/>
                <w:sz w:val="18"/>
                <w:szCs w:val="18"/>
              </w:rPr>
            </w:pPr>
            <w:r w:rsidRPr="00AB43FB">
              <w:rPr>
                <w:rFonts w:ascii="Times New Roman" w:hAnsi="Times New Roman"/>
                <w:color w:val="000000"/>
                <w:sz w:val="18"/>
                <w:szCs w:val="18"/>
              </w:rPr>
              <w:t>image acquisition</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size</w:t>
            </w:r>
          </w:p>
        </w:tc>
        <w:tc>
          <w:tcPr>
            <w:tcW w:w="1701" w:type="dxa"/>
            <w:shd w:val="clear" w:color="auto" w:fill="auto"/>
            <w:noWrap/>
            <w:vAlign w:val="center"/>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sz w:val="18"/>
                <w:szCs w:val="18"/>
              </w:rPr>
              <w:t>image</w:t>
            </w:r>
          </w:p>
        </w:tc>
      </w:tr>
    </w:tbl>
    <w:p w:rsidR="00CB1633" w:rsidRDefault="00CB1633"/>
    <w:p w:rsidR="00F32FC5" w:rsidRDefault="00CB1633" w:rsidP="00F32FC5">
      <w:pPr>
        <w:pStyle w:val="Heading2"/>
        <w:spacing w:before="180"/>
        <w:pPrChange w:id="64" w:author="user" w:date="2019-03-20T10:12:00Z">
          <w:pPr>
            <w:pStyle w:val="Heading2"/>
          </w:pPr>
        </w:pPrChange>
      </w:pPr>
      <w:bookmarkStart w:id="65" w:name="_Toc530384783"/>
      <w:r>
        <w:t>Light source</w:t>
      </w:r>
      <w:r>
        <w:rPr>
          <w:rFonts w:hint="eastAsia"/>
        </w:rPr>
        <w:t xml:space="preserve"> package</w:t>
      </w:r>
      <w:bookmarkEnd w:id="6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Alignment</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Projects a light source for alignment.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of light source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Observation</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Projects a light source for observation.</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of light source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Sets the light quantity of a light source for observation.</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quantity setting</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quantity</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Measure</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Projects a light source for measurement.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of light source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Sets the light quantity of a light source for measurement.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quantity setting</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quantity</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Photography</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Starts lighting of a light source for photography.</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of light source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Sets the light quantity of a light source for photography.</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quantity setting</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quantity</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Sets the emission duration of a light source for photography.</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emission duration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duration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the charging state of a light source for photography.</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charging state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charging state</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Fixation</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Projects the light source for a fixation target.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of light source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UI</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Projects a light source for a hazard.</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of light source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ON/OFF</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Sets the lighting pattern of a light source for a hazard.</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lighting pattern setting</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pattern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bl>
    <w:p w:rsidR="00A31C3E" w:rsidRDefault="00A31C3E">
      <w:r>
        <w:br w:type="page"/>
      </w:r>
    </w:p>
    <w:p w:rsidR="00CB1633" w:rsidRDefault="00CB1633"/>
    <w:p w:rsidR="00F32FC5" w:rsidRDefault="00CB1633" w:rsidP="00F32FC5">
      <w:pPr>
        <w:pStyle w:val="Heading2"/>
        <w:spacing w:before="180"/>
        <w:pPrChange w:id="66" w:author="user" w:date="2019-03-20T10:12:00Z">
          <w:pPr>
            <w:pStyle w:val="Heading2"/>
          </w:pPr>
        </w:pPrChange>
      </w:pPr>
      <w:bookmarkStart w:id="67" w:name="_Toc530384784"/>
      <w:r>
        <w:t>Detector</w:t>
      </w:r>
      <w:r>
        <w:rPr>
          <w:rFonts w:hint="eastAsia"/>
        </w:rPr>
        <w:t xml:space="preserve"> package</w:t>
      </w:r>
      <w:bookmarkEnd w:id="6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Photo Detector</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the intensity of a target light source.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light source intensity</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light source intensity</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Temperature</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the temperature of a target.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temperature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temperature</w:t>
            </w:r>
          </w:p>
        </w:tc>
      </w:tr>
      <w:tr w:rsidR="00CB1633" w:rsidRPr="00A31C3E">
        <w:trPr>
          <w:trHeight w:val="375"/>
        </w:trPr>
        <w:tc>
          <w:tcPr>
            <w:tcW w:w="2122"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Blink Detector</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presence/absence of a blink</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blink detection information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presence/absence of a blink</w:t>
            </w:r>
          </w:p>
        </w:tc>
      </w:tr>
      <w:tr w:rsidR="00CB1633" w:rsidRPr="00A31C3E">
        <w:trPr>
          <w:trHeight w:val="375"/>
        </w:trPr>
        <w:tc>
          <w:tcPr>
            <w:tcW w:w="2122"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Pressure</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an intraocular pressure.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pressure value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pressure</w:t>
            </w:r>
          </w:p>
        </w:tc>
      </w:tr>
      <w:tr w:rsidR="00CB1633" w:rsidRPr="00A31C3E">
        <w:trPr>
          <w:trHeight w:val="375"/>
        </w:trPr>
        <w:tc>
          <w:tcPr>
            <w:tcW w:w="2122" w:type="dxa"/>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Right Left</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right/left information of a selected eye.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right/left information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right/left position</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Origin</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Detects whether a return to the origin position is made.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acquisition of origin information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detection result</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Limit</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Detects whether a limit position is exceeded.</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acquisition of limit information </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detection result</w:t>
            </w:r>
          </w:p>
        </w:tc>
      </w:tr>
    </w:tbl>
    <w:p w:rsidR="00CB1633" w:rsidRDefault="00CB1633"/>
    <w:p w:rsidR="00F32FC5" w:rsidRDefault="00CB1633" w:rsidP="00F32FC5">
      <w:pPr>
        <w:pStyle w:val="Heading2"/>
        <w:spacing w:before="180"/>
        <w:pPrChange w:id="68" w:author="user" w:date="2019-03-20T10:12:00Z">
          <w:pPr>
            <w:pStyle w:val="Heading2"/>
          </w:pPr>
        </w:pPrChange>
      </w:pPr>
      <w:bookmarkStart w:id="69" w:name="_Toc530384785"/>
      <w:r>
        <w:rPr>
          <w:rFonts w:hint="eastAsia"/>
        </w:rPr>
        <w:t>Printer package</w:t>
      </w:r>
      <w:bookmarkEnd w:id="6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External Printer</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Performs print setting.</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 setting</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 value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Outputs a print 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 image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val="restart"/>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Internal Printer</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Performs print setting.</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 setting</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 value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Outputs a print image.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print image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bl>
    <w:p w:rsidR="00CB1633" w:rsidRDefault="00CB1633"/>
    <w:p w:rsidR="00F32FC5" w:rsidRDefault="00CB1633" w:rsidP="00F32FC5">
      <w:pPr>
        <w:pStyle w:val="Heading2"/>
        <w:spacing w:before="180"/>
        <w:pPrChange w:id="70" w:author="user" w:date="2019-03-20T10:12:00Z">
          <w:pPr>
            <w:pStyle w:val="Heading2"/>
          </w:pPr>
        </w:pPrChange>
      </w:pPr>
      <w:bookmarkStart w:id="71" w:name="_Toc530384786"/>
      <w:r>
        <w:t>Storage</w:t>
      </w:r>
      <w:r>
        <w:rPr>
          <w:rFonts w:hint="eastAsia"/>
        </w:rPr>
        <w:t xml:space="preserve"> package</w:t>
      </w:r>
      <w:bookmarkEnd w:id="7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USB</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Writes data to a USB-connected storage.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write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Reads data from a USB-connected storage.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read</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r w:rsidR="00CB1633" w:rsidRPr="00A31C3E"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EEPROM</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Writes data to an EEPROM.</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write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Reads data from an EEPROM.</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read</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r w:rsidR="00CB1633" w:rsidRPr="00A31C3E"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SD</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Writes data to an SD.</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write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Reads data from an SD.</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read</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FLASH</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Writes data to a flash memory.</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write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trPr>
          <w:trHeight w:val="375"/>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Reads data from a flash memory.</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read</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bl>
    <w:p w:rsidR="00A31C3E" w:rsidRDefault="00A31C3E">
      <w:r>
        <w:br w:type="page"/>
      </w:r>
    </w:p>
    <w:p w:rsidR="00CB1633" w:rsidRDefault="00CB1633"/>
    <w:p w:rsidR="00F32FC5" w:rsidRDefault="00CB1633" w:rsidP="00F32FC5">
      <w:pPr>
        <w:pStyle w:val="Heading2"/>
        <w:spacing w:before="180"/>
        <w:pPrChange w:id="72" w:author="user" w:date="2019-03-20T10:12:00Z">
          <w:pPr>
            <w:pStyle w:val="Heading2"/>
          </w:pPr>
        </w:pPrChange>
      </w:pPr>
      <w:bookmarkStart w:id="73" w:name="_Toc530384787"/>
      <w:r>
        <w:t>Display</w:t>
      </w:r>
      <w:r>
        <w:rPr>
          <w:rFonts w:hint="eastAsia"/>
        </w:rPr>
        <w:t xml:space="preserve"> package</w:t>
      </w:r>
      <w:bookmarkEnd w:id="7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trPr>
          <w:trHeight w:val="375"/>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LVDS</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Makes setting of display on the display unit.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 xml:space="preserve">display setting </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set value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Displays on the display unit.</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screen display</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display image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r>
    </w:tbl>
    <w:p w:rsidR="00CB1633" w:rsidRDefault="00CB1633"/>
    <w:p w:rsidR="00F32FC5" w:rsidRDefault="00CB1633" w:rsidP="00F32FC5">
      <w:pPr>
        <w:pStyle w:val="Heading2"/>
        <w:spacing w:before="180"/>
        <w:pPrChange w:id="74" w:author="user" w:date="2019-03-20T10:12:00Z">
          <w:pPr>
            <w:pStyle w:val="Heading2"/>
          </w:pPr>
        </w:pPrChange>
      </w:pPr>
      <w:bookmarkStart w:id="75" w:name="_Toc530384788"/>
      <w:r>
        <w:t>Communication</w:t>
      </w:r>
      <w:r>
        <w:rPr>
          <w:rFonts w:hint="eastAsia"/>
        </w:rPr>
        <w:t xml:space="preserve"> package</w:t>
      </w:r>
      <w:bookmarkEnd w:id="7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rsidTr="00AB43FB">
        <w:trPr>
          <w:trHeight w:val="60"/>
        </w:trPr>
        <w:tc>
          <w:tcPr>
            <w:tcW w:w="2122" w:type="dxa"/>
            <w:vMerge w:val="restart"/>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LAN</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Transmits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transmission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Receives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reception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r w:rsidR="00CB1633" w:rsidRPr="00A31C3E" w:rsidTr="00AB43FB">
        <w:trPr>
          <w:trHeight w:val="72"/>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UART</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Transmits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transmission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76"/>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Receives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reception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r w:rsidR="00CB1633" w:rsidRPr="00A31C3E" w:rsidTr="00AB43FB">
        <w:trPr>
          <w:trHeight w:val="60"/>
        </w:trPr>
        <w:tc>
          <w:tcPr>
            <w:tcW w:w="2122" w:type="dxa"/>
            <w:vMerge w:val="restart"/>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USB</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Transmits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transmission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Receives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reception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r w:rsidR="00CB1633" w:rsidRPr="00A31C3E" w:rsidTr="00AB43FB">
        <w:trPr>
          <w:trHeight w:val="60"/>
        </w:trPr>
        <w:tc>
          <w:tcPr>
            <w:tcW w:w="2122" w:type="dxa"/>
            <w:vMerge w:val="restart"/>
            <w:shd w:val="clear" w:color="auto" w:fill="auto"/>
            <w:noWrap/>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CAN</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Transmits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transmission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result</w:t>
            </w:r>
          </w:p>
        </w:tc>
      </w:tr>
      <w:tr w:rsidR="00CB1633" w:rsidRPr="00A31C3E" w:rsidTr="00AB43FB">
        <w:trPr>
          <w:trHeight w:val="60"/>
        </w:trPr>
        <w:tc>
          <w:tcPr>
            <w:tcW w:w="2122" w:type="dxa"/>
            <w:vMerge/>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Receives data.</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 reception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buffer, size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data</w:t>
            </w:r>
          </w:p>
        </w:tc>
      </w:tr>
    </w:tbl>
    <w:p w:rsidR="00CB1633" w:rsidRDefault="00CB1633"/>
    <w:p w:rsidR="00F32FC5" w:rsidRDefault="00CB1633" w:rsidP="00F32FC5">
      <w:pPr>
        <w:pStyle w:val="Heading2"/>
        <w:spacing w:before="180"/>
        <w:pPrChange w:id="76" w:author="user" w:date="2019-03-20T10:12:00Z">
          <w:pPr>
            <w:pStyle w:val="Heading2"/>
          </w:pPr>
        </w:pPrChange>
      </w:pPr>
      <w:bookmarkStart w:id="77" w:name="_Toc530384789"/>
      <w:r>
        <w:t>Input</w:t>
      </w:r>
      <w:r>
        <w:rPr>
          <w:rFonts w:hint="eastAsia"/>
        </w:rPr>
        <w:t xml:space="preserve"> package</w:t>
      </w:r>
      <w:bookmarkEnd w:id="7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2"/>
        <w:gridCol w:w="2409"/>
        <w:gridCol w:w="1701"/>
        <w:gridCol w:w="1701"/>
        <w:gridCol w:w="1701"/>
      </w:tblGrid>
      <w:tr w:rsidR="00CB1633" w:rsidRPr="00A31C3E">
        <w:trPr>
          <w:trHeight w:val="360"/>
        </w:trPr>
        <w:tc>
          <w:tcPr>
            <w:tcW w:w="2122"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Driver</w:t>
            </w:r>
          </w:p>
        </w:tc>
        <w:tc>
          <w:tcPr>
            <w:tcW w:w="2409"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Outline</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Operation</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Input</w:t>
            </w:r>
          </w:p>
        </w:tc>
        <w:tc>
          <w:tcPr>
            <w:tcW w:w="1701" w:type="dxa"/>
            <w:shd w:val="clear" w:color="auto" w:fill="D9D9D9"/>
          </w:tcPr>
          <w:p w:rsidR="00CB1633" w:rsidRPr="00AB43FB" w:rsidRDefault="00CB1633" w:rsidP="00AB43FB">
            <w:pPr>
              <w:spacing w:line="260" w:lineRule="exact"/>
              <w:rPr>
                <w:rFonts w:ascii="Times New Roman" w:hAnsi="Times New Roman"/>
                <w:sz w:val="18"/>
                <w:szCs w:val="18"/>
              </w:rPr>
            </w:pPr>
            <w:r w:rsidRPr="00AB43FB">
              <w:rPr>
                <w:rFonts w:ascii="Times New Roman" w:hAnsi="Times New Roman"/>
                <w:sz w:val="18"/>
                <w:szCs w:val="18"/>
              </w:rPr>
              <w:t>Output</w:t>
            </w:r>
          </w:p>
        </w:tc>
      </w:tr>
      <w:tr w:rsidR="00CB1633" w:rsidRPr="00A31C3E" w:rsidTr="00AB43FB">
        <w:trPr>
          <w:trHeight w:val="60"/>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Key</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a key-pressed state.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state acquisition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target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state</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Lever</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the inclination/rotating state of the lever.</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state acquisition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target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state</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USB</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input information from a USB-connected device.</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information acquisition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target</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Input value</w:t>
            </w:r>
          </w:p>
        </w:tc>
      </w:tr>
      <w:tr w:rsidR="00CB1633" w:rsidRPr="00A31C3E">
        <w:trPr>
          <w:trHeight w:val="375"/>
        </w:trPr>
        <w:tc>
          <w:tcPr>
            <w:tcW w:w="2122" w:type="dxa"/>
            <w:shd w:val="clear" w:color="auto" w:fill="auto"/>
          </w:tcPr>
          <w:p w:rsidR="00CB1633" w:rsidRPr="00AB43FB" w:rsidRDefault="00CB1633" w:rsidP="00AB43FB">
            <w:pPr>
              <w:widowControl/>
              <w:spacing w:line="260" w:lineRule="exact"/>
              <w:jc w:val="left"/>
              <w:rPr>
                <w:rFonts w:ascii="Times New Roman" w:hAnsi="Times New Roman"/>
                <w:kern w:val="0"/>
                <w:sz w:val="18"/>
                <w:szCs w:val="18"/>
              </w:rPr>
            </w:pPr>
            <w:r w:rsidRPr="00AB43FB">
              <w:rPr>
                <w:rFonts w:ascii="Times New Roman" w:hAnsi="Times New Roman"/>
                <w:color w:val="000000"/>
                <w:kern w:val="0"/>
                <w:sz w:val="18"/>
                <w:szCs w:val="18"/>
              </w:rPr>
              <w:t>Touch Panel</w:t>
            </w:r>
          </w:p>
        </w:tc>
        <w:tc>
          <w:tcPr>
            <w:tcW w:w="2409"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Acquires coordinates and ON/OFF state from the touch panel.</w:t>
            </w:r>
          </w:p>
        </w:tc>
        <w:tc>
          <w:tcPr>
            <w:tcW w:w="1701" w:type="dxa"/>
            <w:shd w:val="clear" w:color="auto" w:fill="auto"/>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information acquisition</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none</w:t>
            </w:r>
          </w:p>
        </w:tc>
        <w:tc>
          <w:tcPr>
            <w:tcW w:w="1701" w:type="dxa"/>
            <w:shd w:val="clear" w:color="auto" w:fill="auto"/>
            <w:noWrap/>
          </w:tcPr>
          <w:p w:rsidR="00CB1633" w:rsidRPr="00AB43FB" w:rsidRDefault="00CB1633" w:rsidP="00AB43FB">
            <w:pPr>
              <w:widowControl/>
              <w:spacing w:line="260" w:lineRule="exact"/>
              <w:jc w:val="left"/>
              <w:rPr>
                <w:rFonts w:ascii="Times New Roman" w:hAnsi="Times New Roman"/>
                <w:color w:val="000000"/>
                <w:kern w:val="0"/>
                <w:sz w:val="18"/>
                <w:szCs w:val="18"/>
              </w:rPr>
            </w:pPr>
            <w:r w:rsidRPr="00AB43FB">
              <w:rPr>
                <w:rFonts w:ascii="Times New Roman" w:hAnsi="Times New Roman"/>
                <w:color w:val="000000"/>
                <w:kern w:val="0"/>
                <w:sz w:val="18"/>
                <w:szCs w:val="18"/>
              </w:rPr>
              <w:t>coordinates and ON/OFF state</w:t>
            </w:r>
          </w:p>
        </w:tc>
      </w:tr>
    </w:tbl>
    <w:p w:rsidR="00CB1633" w:rsidRDefault="00CB1633"/>
    <w:p w:rsidR="00CB1633" w:rsidRDefault="00CB1633" w:rsidP="007C7953">
      <w:pPr>
        <w:pStyle w:val="Heading1"/>
        <w:spacing w:before="360"/>
        <w:sectPr w:rsidR="00CB1633">
          <w:footerReference w:type="default" r:id="rId15"/>
          <w:pgSz w:w="11906" w:h="16838"/>
          <w:pgMar w:top="1134" w:right="1134" w:bottom="1134" w:left="1134" w:header="454" w:footer="454" w:gutter="0"/>
          <w:cols w:space="425"/>
          <w:docGrid w:type="lines" w:linePitch="360"/>
        </w:sectPr>
      </w:pPr>
      <w:bookmarkStart w:id="82" w:name="_Toc524443034"/>
    </w:p>
    <w:p w:rsidR="00F32FC5" w:rsidRDefault="00CB1633" w:rsidP="00F32FC5">
      <w:pPr>
        <w:pStyle w:val="Heading1"/>
        <w:spacing w:before="360"/>
        <w:pPrChange w:id="83" w:author="user" w:date="2019-03-20T10:12:00Z">
          <w:pPr>
            <w:pStyle w:val="Heading1"/>
          </w:pPr>
        </w:pPrChange>
      </w:pPr>
      <w:bookmarkStart w:id="84" w:name="_Toc530384790"/>
      <w:r>
        <w:rPr>
          <w:rFonts w:hint="eastAsia"/>
        </w:rPr>
        <w:lastRenderedPageBreak/>
        <w:t>Interface definition of software items</w:t>
      </w:r>
      <w:bookmarkEnd w:id="82"/>
      <w:bookmarkEnd w:id="84"/>
    </w:p>
    <w:p w:rsidR="00F32FC5" w:rsidRDefault="00CB1633" w:rsidP="00F32FC5">
      <w:pPr>
        <w:pStyle w:val="Heading2"/>
        <w:spacing w:before="180"/>
        <w:pPrChange w:id="85" w:author="user" w:date="2019-03-20T10:12:00Z">
          <w:pPr>
            <w:pStyle w:val="Heading2"/>
          </w:pPr>
        </w:pPrChange>
      </w:pPr>
      <w:bookmarkStart w:id="86" w:name="_Toc526350360"/>
      <w:bookmarkStart w:id="87" w:name="_Toc530384791"/>
      <w:bookmarkStart w:id="88" w:name="_Toc524443035"/>
      <w:bookmarkEnd w:id="86"/>
      <w:r>
        <w:rPr>
          <w:rFonts w:hint="eastAsia"/>
        </w:rPr>
        <w:t>Structure of software items</w:t>
      </w:r>
      <w:bookmarkEnd w:id="87"/>
      <w:bookmarkEnd w:id="88"/>
    </w:p>
    <w:p w:rsidR="00B07220" w:rsidRDefault="00CB1633">
      <w:pPr>
        <w:pStyle w:val="Heading3"/>
        <w:spacing w:before="180"/>
      </w:pPr>
      <w:r>
        <w:rPr>
          <w:rFonts w:hint="eastAsia"/>
        </w:rPr>
        <w:t>Package view</w:t>
      </w:r>
    </w:p>
    <w:p w:rsidR="00A31C3E" w:rsidRDefault="00A31C3E">
      <w:pPr>
        <w:pStyle w:val="Caption"/>
      </w:pPr>
      <w:r>
        <w:rPr>
          <w:noProof/>
        </w:rPr>
        <w:drawing>
          <wp:inline distT="0" distB="0" distL="0" distR="0">
            <wp:extent cx="6120130" cy="3727808"/>
            <wp:effectExtent l="0" t="0" r="0" b="6350"/>
            <wp:docPr id="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3727808"/>
                    </a:xfrm>
                    <a:prstGeom prst="rect">
                      <a:avLst/>
                    </a:prstGeom>
                    <a:noFill/>
                    <a:ln>
                      <a:noFill/>
                    </a:ln>
                  </pic:spPr>
                </pic:pic>
              </a:graphicData>
            </a:graphic>
          </wp:inline>
        </w:drawing>
      </w:r>
    </w:p>
    <w:p w:rsidR="00CB1633" w:rsidRDefault="00CB1633">
      <w:pPr>
        <w:pStyle w:val="Caption"/>
        <w:rPr>
          <w:i/>
          <w:color w:val="0000FF"/>
        </w:rPr>
      </w:pPr>
      <w:r>
        <w:t xml:space="preserve">Figure </w:t>
      </w:r>
      <w:fldSimple w:instr=" STYLEREF 1 \s ">
        <w:r>
          <w:rPr>
            <w:noProof/>
          </w:rPr>
          <w:t>9</w:t>
        </w:r>
      </w:fldSimple>
      <w:r>
        <w:noBreakHyphen/>
      </w:r>
      <w:fldSimple w:instr=" SEQ Figure \* ARABIC \s 1 ">
        <w:r>
          <w:rPr>
            <w:noProof/>
          </w:rPr>
          <w:t>1</w:t>
        </w:r>
      </w:fldSimple>
      <w:r>
        <w:rPr>
          <w:rFonts w:hint="eastAsia"/>
        </w:rPr>
        <w:t xml:space="preserve"> Package view</w:t>
      </w:r>
    </w:p>
    <w:p w:rsidR="00F32FC5" w:rsidRDefault="00CB1633" w:rsidP="00F32FC5">
      <w:pPr>
        <w:pStyle w:val="Heading3"/>
        <w:spacing w:before="180"/>
        <w:rPr>
          <w:noProof/>
        </w:rPr>
        <w:pPrChange w:id="89" w:author="user" w:date="2019-03-20T10:12:00Z">
          <w:pPr>
            <w:pStyle w:val="Heading3"/>
          </w:pPr>
        </w:pPrChange>
      </w:pPr>
      <w:r>
        <w:rPr>
          <w:rFonts w:hint="eastAsia"/>
          <w:noProof/>
        </w:rPr>
        <w:lastRenderedPageBreak/>
        <w:t>Component layout</w:t>
      </w:r>
    </w:p>
    <w:p w:rsidR="00CB1633" w:rsidRDefault="0036051C">
      <w:pPr>
        <w:keepNext/>
      </w:pPr>
      <w:r>
        <w:rPr>
          <w:i/>
          <w:noProof/>
          <w:color w:val="0000FF"/>
        </w:rPr>
        <w:drawing>
          <wp:inline distT="0" distB="0" distL="0" distR="0">
            <wp:extent cx="6122670" cy="4397375"/>
            <wp:effectExtent l="0" t="0" r="0" b="3175"/>
            <wp:docPr id="4"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4397375"/>
                    </a:xfrm>
                    <a:prstGeom prst="rect">
                      <a:avLst/>
                    </a:prstGeom>
                    <a:noFill/>
                    <a:ln>
                      <a:noFill/>
                    </a:ln>
                  </pic:spPr>
                </pic:pic>
              </a:graphicData>
            </a:graphic>
          </wp:inline>
        </w:drawing>
      </w:r>
    </w:p>
    <w:p w:rsidR="00CB1633" w:rsidRDefault="00CB1633">
      <w:pPr>
        <w:pStyle w:val="Caption"/>
        <w:rPr>
          <w:i/>
          <w:color w:val="0000FF"/>
        </w:rPr>
      </w:pPr>
      <w:r>
        <w:t xml:space="preserve">Figure </w:t>
      </w:r>
      <w:fldSimple w:instr=" STYLEREF 1 \s ">
        <w:r>
          <w:rPr>
            <w:noProof/>
          </w:rPr>
          <w:t>9</w:t>
        </w:r>
      </w:fldSimple>
      <w:r>
        <w:noBreakHyphen/>
      </w:r>
      <w:fldSimple w:instr=" SEQ Figure \* ARABIC \s 1 ">
        <w:r>
          <w:rPr>
            <w:noProof/>
          </w:rPr>
          <w:t>2</w:t>
        </w:r>
      </w:fldSimple>
      <w:r>
        <w:rPr>
          <w:rFonts w:hint="eastAsia"/>
          <w:noProof/>
        </w:rPr>
        <w:t xml:space="preserve"> Component layout</w:t>
      </w:r>
    </w:p>
    <w:p w:rsidR="00CB1633" w:rsidRDefault="00CB1633" w:rsidP="007C7953">
      <w:pPr>
        <w:pStyle w:val="Heading2"/>
        <w:spacing w:before="180"/>
        <w:sectPr w:rsidR="00CB1633">
          <w:pgSz w:w="11906" w:h="16838"/>
          <w:pgMar w:top="1134" w:right="1134" w:bottom="1134" w:left="1134" w:header="454" w:footer="454" w:gutter="0"/>
          <w:cols w:space="425"/>
          <w:docGrid w:type="lines" w:linePitch="360"/>
        </w:sectPr>
      </w:pPr>
      <w:bookmarkStart w:id="90" w:name="_Toc524443036"/>
    </w:p>
    <w:p w:rsidR="00B07220" w:rsidRDefault="00CB1633">
      <w:pPr>
        <w:pStyle w:val="Heading2"/>
        <w:spacing w:before="180"/>
      </w:pPr>
      <w:bookmarkStart w:id="91" w:name="_Toc530384792"/>
      <w:r>
        <w:rPr>
          <w:rFonts w:hint="eastAsia"/>
        </w:rPr>
        <w:lastRenderedPageBreak/>
        <w:t>Interrelationship between software items</w:t>
      </w:r>
      <w:bookmarkEnd w:id="90"/>
      <w:bookmarkEnd w:id="91"/>
    </w:p>
    <w:p w:rsidR="00B07220" w:rsidRDefault="00CB1633">
      <w:pPr>
        <w:pStyle w:val="Heading3"/>
        <w:spacing w:before="180"/>
      </w:pPr>
      <w:r>
        <w:rPr>
          <w:rFonts w:hint="eastAsia"/>
        </w:rPr>
        <w:t>Startup</w:t>
      </w:r>
    </w:p>
    <w:p w:rsidR="00CB1633" w:rsidRDefault="00CB1633">
      <w:r>
        <w:rPr>
          <w:rFonts w:hint="eastAsia"/>
        </w:rPr>
        <w:t>TBD</w:t>
      </w:r>
    </w:p>
    <w:p w:rsidR="00B07220" w:rsidRDefault="00CB1633">
      <w:pPr>
        <w:pStyle w:val="Heading3"/>
        <w:spacing w:before="180"/>
      </w:pPr>
      <w:r>
        <w:rPr>
          <w:rFonts w:hint="eastAsia"/>
        </w:rPr>
        <w:t>Measurement setting</w:t>
      </w:r>
    </w:p>
    <w:p w:rsidR="00CB1633" w:rsidRDefault="00210A6E">
      <w:pPr>
        <w:keepNext/>
      </w:pPr>
      <w:r>
        <w:rPr>
          <w:noProof/>
        </w:rPr>
        <w:pict>
          <v:shape id="_x0000_s1042" type="#_x0000_t202" style="position:absolute;left:0;text-align:left;margin-left:133.15pt;margin-top:232.55pt;width:67.5pt;height:31pt;z-index:251673600" fillcolor="#e5b8b7 [1301]">
            <v:textbox inset="0,0,0,0">
              <w:txbxContent>
                <w:p w:rsidR="00F32FC5" w:rsidRDefault="00F32FC5">
                  <w:pPr>
                    <w:jc w:val="left"/>
                    <w:rPr>
                      <w:ins w:id="92" w:author="user" w:date="2019-03-18T15:00:00Z"/>
                      <w:rFonts w:ascii="Times New Roman" w:hAnsi="Times New Roman"/>
                      <w:sz w:val="16"/>
                      <w:szCs w:val="16"/>
                    </w:rPr>
                    <w:pPrChange w:id="93" w:author="user" w:date="2019-03-18T10:51:00Z">
                      <w:pPr/>
                    </w:pPrChange>
                  </w:pPr>
                  <w:ins w:id="94" w:author="user" w:date="2019-03-18T10:51:00Z">
                    <w:r>
                      <w:rPr>
                        <w:rFonts w:ascii="Times New Roman" w:hAnsi="Times New Roman" w:hint="eastAsia"/>
                        <w:sz w:val="16"/>
                        <w:szCs w:val="16"/>
                      </w:rPr>
                      <w:t xml:space="preserve">Frequency of </w:t>
                    </w:r>
                  </w:ins>
                  <w:ins w:id="95" w:author="user" w:date="2019-03-18T10:52:00Z">
                    <w:r>
                      <w:rPr>
                        <w:rFonts w:ascii="Times New Roman" w:hAnsi="Times New Roman"/>
                        <w:sz w:val="16"/>
                        <w:szCs w:val="16"/>
                      </w:rPr>
                      <w:t>clouds</w:t>
                    </w:r>
                  </w:ins>
                  <w:ins w:id="96" w:author="user" w:date="2019-03-18T10:51:00Z">
                    <w:r>
                      <w:rPr>
                        <w:rFonts w:ascii="Times New Roman" w:hAnsi="Times New Roman" w:hint="eastAsia"/>
                        <w:sz w:val="16"/>
                        <w:szCs w:val="16"/>
                      </w:rPr>
                      <w:t xml:space="preserve"> </w:t>
                    </w:r>
                  </w:ins>
                </w:p>
                <w:p w:rsidR="00F32FC5" w:rsidRDefault="00F32FC5">
                  <w:pPr>
                    <w:jc w:val="left"/>
                    <w:rPr>
                      <w:rFonts w:ascii="Times New Roman" w:hAnsi="Times New Roman"/>
                      <w:sz w:val="16"/>
                      <w:szCs w:val="16"/>
                      <w:rPrChange w:id="97" w:author="user" w:date="2019-03-18T10:51:00Z">
                        <w:rPr/>
                      </w:rPrChange>
                    </w:rPr>
                    <w:pPrChange w:id="98" w:author="user" w:date="2019-03-18T10:51:00Z">
                      <w:pPr/>
                    </w:pPrChange>
                  </w:pPr>
                  <w:ins w:id="99" w:author="user" w:date="2019-03-18T10:52:00Z">
                    <w:r>
                      <w:rPr>
                        <w:rFonts w:ascii="Times New Roman" w:hAnsi="Times New Roman" w:hint="eastAsia"/>
                        <w:sz w:val="16"/>
                        <w:szCs w:val="16"/>
                      </w:rPr>
                      <w:t>and fog</w:t>
                    </w:r>
                  </w:ins>
                </w:p>
              </w:txbxContent>
            </v:textbox>
          </v:shape>
        </w:pict>
      </w:r>
      <w:r>
        <w:rPr>
          <w:noProof/>
        </w:rPr>
        <w:pict>
          <v:shape id="_x0000_s1044" type="#_x0000_t202" style="position:absolute;left:0;text-align:left;margin-left:98.35pt;margin-top:300.2pt;width:157.55pt;height:17.1pt;z-index:251675648" strokecolor="white [3212]">
            <v:textbox style="mso-next-textbox:#_x0000_s1044" inset="0,0,0,0">
              <w:txbxContent>
                <w:p w:rsidR="00F32FC5" w:rsidRPr="00EA763C" w:rsidRDefault="00F32FC5">
                  <w:pPr>
                    <w:rPr>
                      <w:rFonts w:ascii="Times New Roman" w:hAnsi="Times New Roman"/>
                      <w:sz w:val="16"/>
                      <w:szCs w:val="16"/>
                      <w:rPrChange w:id="100" w:author="user" w:date="2019-03-18T10:57:00Z">
                        <w:rPr/>
                      </w:rPrChange>
                    </w:rPr>
                  </w:pPr>
                  <w:ins w:id="101" w:author="user" w:date="2019-03-18T10:58:00Z">
                    <w:r>
                      <w:rPr>
                        <w:rFonts w:ascii="Times New Roman" w:hAnsi="Times New Roman" w:hint="eastAsia"/>
                        <w:sz w:val="16"/>
                        <w:szCs w:val="16"/>
                      </w:rPr>
                      <w:t>Start measurement (Measurement conditions)</w:t>
                    </w:r>
                  </w:ins>
                </w:p>
              </w:txbxContent>
            </v:textbox>
          </v:shape>
        </w:pict>
      </w:r>
      <w:r>
        <w:rPr>
          <w:noProof/>
        </w:rPr>
        <w:pict>
          <v:shape id="_x0000_s1043" type="#_x0000_t202" style="position:absolute;left:0;text-align:left;margin-left:238.8pt;margin-top:208.95pt;width:107.25pt;height:27.45pt;z-index:251674624" fillcolor="#e5b8b7 [1301]">
            <v:textbox inset="5.85pt,.7pt,5.85pt,.7pt">
              <w:txbxContent>
                <w:p w:rsidR="00F32FC5" w:rsidRDefault="00F32FC5">
                  <w:pPr>
                    <w:jc w:val="left"/>
                    <w:rPr>
                      <w:rFonts w:ascii="Times New Roman" w:hAnsi="Times New Roman"/>
                      <w:sz w:val="16"/>
                      <w:szCs w:val="16"/>
                      <w:rPrChange w:id="102" w:author="user" w:date="2019-03-18T10:55:00Z">
                        <w:rPr/>
                      </w:rPrChange>
                    </w:rPr>
                    <w:pPrChange w:id="103" w:author="user" w:date="2019-03-18T10:55:00Z">
                      <w:pPr/>
                    </w:pPrChange>
                  </w:pPr>
                  <w:ins w:id="104" w:author="user" w:date="2019-03-18T10:56:00Z">
                    <w:r>
                      <w:rPr>
                        <w:rFonts w:ascii="Times New Roman" w:hAnsi="Times New Roman" w:hint="eastAsia"/>
                        <w:sz w:val="16"/>
                        <w:szCs w:val="16"/>
                      </w:rPr>
                      <w:t xml:space="preserve">Changes </w:t>
                    </w:r>
                  </w:ins>
                  <w:ins w:id="105" w:author="user" w:date="2019-03-18T10:57:00Z">
                    <w:r>
                      <w:rPr>
                        <w:rFonts w:ascii="Times New Roman" w:hAnsi="Times New Roman" w:hint="eastAsia"/>
                        <w:sz w:val="16"/>
                        <w:szCs w:val="16"/>
                      </w:rPr>
                      <w:t xml:space="preserve">in </w:t>
                    </w:r>
                  </w:ins>
                  <w:ins w:id="106" w:author="user" w:date="2019-03-18T10:56:00Z">
                    <w:r>
                      <w:rPr>
                        <w:rFonts w:ascii="Times New Roman" w:hAnsi="Times New Roman" w:hint="eastAsia"/>
                        <w:sz w:val="16"/>
                        <w:szCs w:val="16"/>
                      </w:rPr>
                      <w:t>Light intensity</w:t>
                    </w:r>
                  </w:ins>
                </w:p>
              </w:txbxContent>
            </v:textbox>
          </v:shape>
        </w:pict>
      </w:r>
      <w:r>
        <w:rPr>
          <w:noProof/>
        </w:rPr>
        <w:pict>
          <v:shape id="_x0000_s1041" type="#_x0000_t202" style="position:absolute;left:0;text-align:left;margin-left:75.9pt;margin-top:226.4pt;width:56.9pt;height:31.85pt;z-index:251672576" strokecolor="white [3212]">
            <v:textbox style="mso-next-textbox:#_x0000_s1041" inset="0,0,0,0">
              <w:txbxContent>
                <w:p w:rsidR="00F32FC5" w:rsidRPr="006B7B94" w:rsidRDefault="00F32FC5">
                  <w:pPr>
                    <w:rPr>
                      <w:rFonts w:ascii="Times New Roman" w:hAnsi="Times New Roman"/>
                      <w:sz w:val="16"/>
                      <w:szCs w:val="16"/>
                      <w:rPrChange w:id="107" w:author="user" w:date="2019-03-18T10:38:00Z">
                        <w:rPr/>
                      </w:rPrChange>
                    </w:rPr>
                  </w:pPr>
                  <w:ins w:id="108" w:author="user" w:date="2019-03-18T10:40:00Z">
                    <w:r>
                      <w:rPr>
                        <w:rFonts w:ascii="Times New Roman" w:hAnsi="Times New Roman" w:hint="eastAsia"/>
                        <w:sz w:val="16"/>
                        <w:szCs w:val="16"/>
                      </w:rPr>
                      <w:t xml:space="preserve">5. </w:t>
                    </w:r>
                  </w:ins>
                  <w:ins w:id="109" w:author="user" w:date="2019-03-18T10:38:00Z">
                    <w:r>
                      <w:rPr>
                        <w:rFonts w:ascii="Times New Roman" w:hAnsi="Times New Roman" w:hint="eastAsia"/>
                        <w:sz w:val="16"/>
                        <w:szCs w:val="16"/>
                      </w:rPr>
                      <w:t xml:space="preserve">Measurement </w:t>
                    </w:r>
                    <w:r>
                      <w:rPr>
                        <w:rFonts w:ascii="Times New Roman" w:hAnsi="Times New Roman"/>
                        <w:sz w:val="16"/>
                        <w:szCs w:val="16"/>
                      </w:rPr>
                      <w:br/>
                    </w:r>
                    <w:r>
                      <w:rPr>
                        <w:rFonts w:ascii="Times New Roman" w:hAnsi="Times New Roman" w:hint="eastAsia"/>
                        <w:sz w:val="16"/>
                        <w:szCs w:val="16"/>
                      </w:rPr>
                      <w:t>condition</w:t>
                    </w:r>
                  </w:ins>
                </w:p>
              </w:txbxContent>
            </v:textbox>
          </v:shape>
        </w:pict>
      </w:r>
      <w:r>
        <w:rPr>
          <w:noProof/>
        </w:rPr>
        <w:pict>
          <v:shape id="_x0000_s1040" type="#_x0000_t202" style="position:absolute;left:0;text-align:left;margin-left:214.5pt;margin-top:190.6pt;width:145.75pt;height:15.9pt;z-index:251671552" strokecolor="white [3212]">
            <v:textbox inset="5.85pt,.7pt,5.85pt,.7pt">
              <w:txbxContent>
                <w:p w:rsidR="00F32FC5" w:rsidRPr="00752E2A" w:rsidRDefault="00F32FC5">
                  <w:pPr>
                    <w:rPr>
                      <w:rFonts w:ascii="Times New Roman" w:hAnsi="Times New Roman"/>
                      <w:sz w:val="16"/>
                      <w:szCs w:val="16"/>
                      <w:rPrChange w:id="110" w:author="user" w:date="2019-03-18T10:36:00Z">
                        <w:rPr/>
                      </w:rPrChange>
                    </w:rPr>
                  </w:pPr>
                  <w:ins w:id="111" w:author="user" w:date="2019-03-18T10:36:00Z">
                    <w:r>
                      <w:rPr>
                        <w:rFonts w:ascii="Times New Roman" w:hAnsi="Times New Roman" w:hint="eastAsia"/>
                        <w:sz w:val="16"/>
                        <w:szCs w:val="16"/>
                      </w:rPr>
                      <w:t>Changes in observation condition ( )</w:t>
                    </w:r>
                  </w:ins>
                </w:p>
              </w:txbxContent>
            </v:textbox>
          </v:shape>
        </w:pict>
      </w:r>
      <w:r>
        <w:rPr>
          <w:noProof/>
        </w:rPr>
        <w:pict>
          <v:shape id="_x0000_s1039" type="#_x0000_t202" style="position:absolute;left:0;text-align:left;margin-left:196pt;margin-top:157.45pt;width:204.95pt;height:14.15pt;z-index:251670528" strokecolor="white [3212]">
            <v:textbox inset="0,0,0,0">
              <w:txbxContent>
                <w:p w:rsidR="00F32FC5" w:rsidRPr="00614F80" w:rsidRDefault="00F32FC5">
                  <w:pPr>
                    <w:rPr>
                      <w:rFonts w:ascii="Times New Roman" w:hAnsi="Times New Roman"/>
                      <w:sz w:val="16"/>
                      <w:szCs w:val="16"/>
                      <w:rPrChange w:id="112" w:author="user" w:date="2019-03-18T10:32:00Z">
                        <w:rPr/>
                      </w:rPrChange>
                    </w:rPr>
                  </w:pPr>
                  <w:ins w:id="113" w:author="user" w:date="2019-03-18T10:33:00Z">
                    <w:r>
                      <w:rPr>
                        <w:rFonts w:ascii="Times New Roman" w:hAnsi="Times New Roman" w:hint="eastAsia"/>
                        <w:sz w:val="16"/>
                        <w:szCs w:val="16"/>
                      </w:rPr>
                      <w:t>Initialization of observation system (</w:t>
                    </w:r>
                  </w:ins>
                  <w:ins w:id="114" w:author="user" w:date="2019-03-18T10:35:00Z">
                    <w:r>
                      <w:rPr>
                        <w:rFonts w:ascii="Times New Roman" w:hAnsi="Times New Roman" w:hint="eastAsia"/>
                        <w:sz w:val="16"/>
                        <w:szCs w:val="16"/>
                      </w:rPr>
                      <w:t>Observation conditions)</w:t>
                    </w:r>
                  </w:ins>
                </w:p>
              </w:txbxContent>
            </v:textbox>
          </v:shape>
        </w:pict>
      </w:r>
      <w:r>
        <w:rPr>
          <w:noProof/>
        </w:rPr>
        <w:pict>
          <v:shape id="_x0000_s1038" type="#_x0000_t202" style="position:absolute;left:0;text-align:left;margin-left:145.55pt;margin-top:125.65pt;width:156.35pt;height:14.15pt;z-index:251669504" strokecolor="white [3212]">
            <v:textbox inset="0,0,0,0">
              <w:txbxContent>
                <w:p w:rsidR="00F32FC5" w:rsidRDefault="00F32FC5">
                  <w:pPr>
                    <w:jc w:val="left"/>
                    <w:rPr>
                      <w:rFonts w:ascii="Times New Roman" w:hAnsi="Times New Roman"/>
                      <w:sz w:val="16"/>
                      <w:szCs w:val="16"/>
                      <w:rPrChange w:id="115" w:author="user" w:date="2019-03-18T10:25:00Z">
                        <w:rPr/>
                      </w:rPrChange>
                    </w:rPr>
                    <w:pPrChange w:id="116" w:author="user" w:date="2019-03-18T10:25:00Z">
                      <w:pPr/>
                    </w:pPrChange>
                  </w:pPr>
                  <w:ins w:id="117" w:author="user" w:date="2019-03-18T10:25:00Z">
                    <w:r>
                      <w:rPr>
                        <w:rFonts w:ascii="Times New Roman" w:hAnsi="Times New Roman" w:hint="eastAsia"/>
                        <w:sz w:val="16"/>
                        <w:szCs w:val="16"/>
                      </w:rPr>
                      <w:t xml:space="preserve">Measurement </w:t>
                    </w:r>
                  </w:ins>
                  <w:ins w:id="118" w:author="user" w:date="2019-03-18T10:26:00Z">
                    <w:r>
                      <w:rPr>
                        <w:rFonts w:ascii="Times New Roman" w:hAnsi="Times New Roman" w:hint="eastAsia"/>
                        <w:sz w:val="16"/>
                        <w:szCs w:val="16"/>
                      </w:rPr>
                      <w:t>conditions, observation</w:t>
                    </w:r>
                  </w:ins>
                  <w:ins w:id="119" w:author="user" w:date="2019-03-18T10:27:00Z">
                    <w:r>
                      <w:rPr>
                        <w:rFonts w:ascii="Times New Roman" w:hAnsi="Times New Roman" w:hint="eastAsia"/>
                        <w:sz w:val="16"/>
                        <w:szCs w:val="16"/>
                      </w:rPr>
                      <w:t xml:space="preserve"> conditions</w:t>
                    </w:r>
                  </w:ins>
                </w:p>
              </w:txbxContent>
            </v:textbox>
          </v:shape>
        </w:pict>
      </w:r>
      <w:r>
        <w:rPr>
          <w:noProof/>
        </w:rPr>
        <w:pict>
          <v:shape id="_x0000_s1037" type="#_x0000_t202" style="position:absolute;left:0;text-align:left;margin-left:169.9pt;margin-top:103.6pt;width:88.35pt;height:15.9pt;z-index:251668480" strokecolor="white [3212]">
            <v:textbox style="mso-next-textbox:#_x0000_s1037" inset="0,0,0,0">
              <w:txbxContent>
                <w:p w:rsidR="00F32FC5" w:rsidRDefault="00F32FC5">
                  <w:pPr>
                    <w:jc w:val="left"/>
                    <w:rPr>
                      <w:rFonts w:ascii="Times New Roman" w:hAnsi="Times New Roman"/>
                      <w:sz w:val="16"/>
                      <w:szCs w:val="16"/>
                      <w:rPrChange w:id="120" w:author="user" w:date="2019-03-18T10:19:00Z">
                        <w:rPr/>
                      </w:rPrChange>
                    </w:rPr>
                    <w:pPrChange w:id="121" w:author="user" w:date="2019-03-18T10:19:00Z">
                      <w:pPr/>
                    </w:pPrChange>
                  </w:pPr>
                  <w:ins w:id="122" w:author="user" w:date="2019-03-18T10:19:00Z">
                    <w:r>
                      <w:rPr>
                        <w:rFonts w:ascii="Times New Roman" w:hAnsi="Times New Roman" w:hint="eastAsia"/>
                        <w:sz w:val="16"/>
                        <w:szCs w:val="16"/>
                      </w:rPr>
                      <w:t>Acquire initial value ( )</w:t>
                    </w:r>
                  </w:ins>
                </w:p>
              </w:txbxContent>
            </v:textbox>
          </v:shape>
        </w:pict>
      </w:r>
      <w:r>
        <w:rPr>
          <w:noProof/>
        </w:rPr>
        <w:pict>
          <v:shape id="_x0000_s1036" type="#_x0000_t202" style="position:absolute;left:0;text-align:left;margin-left:175.55pt;margin-top:60.95pt;width:101.4pt;height:36.3pt;z-index:251667456" fillcolor="#e5b8b7 [1301]">
            <v:textbox style="mso-next-textbox:#_x0000_s1036" inset="5.85pt,.7pt,5.85pt,.7pt">
              <w:txbxContent>
                <w:p w:rsidR="00F32FC5" w:rsidRDefault="00F32FC5">
                  <w:pPr>
                    <w:rPr>
                      <w:rFonts w:ascii="Times New Roman" w:hAnsi="Times New Roman"/>
                      <w:sz w:val="16"/>
                      <w:szCs w:val="16"/>
                      <w:rPrChange w:id="123" w:author="user" w:date="2019-03-18T10:15:00Z">
                        <w:rPr/>
                      </w:rPrChange>
                    </w:rPr>
                  </w:pPr>
                  <w:ins w:id="124" w:author="user" w:date="2019-03-18T10:15:00Z">
                    <w:r>
                      <w:rPr>
                        <w:rFonts w:ascii="Times New Roman" w:hAnsi="Times New Roman"/>
                        <w:sz w:val="16"/>
                        <w:szCs w:val="16"/>
                      </w:rPr>
                      <w:t>S</w:t>
                    </w:r>
                    <w:r>
                      <w:rPr>
                        <w:rFonts w:ascii="Times New Roman" w:hAnsi="Times New Roman" w:hint="eastAsia"/>
                        <w:sz w:val="16"/>
                        <w:szCs w:val="16"/>
                      </w:rPr>
                      <w:t>can pattern, purpose of</w:t>
                    </w:r>
                  </w:ins>
                  <w:ins w:id="125" w:author="user" w:date="2019-03-18T10:16:00Z">
                    <w:r>
                      <w:rPr>
                        <w:rFonts w:ascii="Times New Roman" w:hAnsi="Times New Roman"/>
                        <w:sz w:val="16"/>
                        <w:szCs w:val="16"/>
                      </w:rPr>
                      <w:br/>
                    </w:r>
                  </w:ins>
                  <w:ins w:id="126" w:author="user" w:date="2019-03-18T10:15:00Z">
                    <w:r>
                      <w:rPr>
                        <w:rFonts w:ascii="Times New Roman" w:hAnsi="Times New Roman" w:hint="eastAsia"/>
                        <w:sz w:val="16"/>
                        <w:szCs w:val="16"/>
                      </w:rPr>
                      <w:t xml:space="preserve"> </w:t>
                    </w:r>
                  </w:ins>
                  <w:ins w:id="127" w:author="user" w:date="2019-03-18T10:16:00Z">
                    <w:r>
                      <w:rPr>
                        <w:rFonts w:ascii="Times New Roman" w:hAnsi="Times New Roman"/>
                        <w:sz w:val="16"/>
                        <w:szCs w:val="16"/>
                      </w:rPr>
                      <w:t>measurement</w:t>
                    </w:r>
                  </w:ins>
                  <w:ins w:id="128" w:author="user" w:date="2019-03-18T10:15:00Z">
                    <w:r>
                      <w:rPr>
                        <w:rFonts w:ascii="Times New Roman" w:hAnsi="Times New Roman" w:hint="eastAsia"/>
                        <w:sz w:val="16"/>
                        <w:szCs w:val="16"/>
                      </w:rPr>
                      <w:t xml:space="preserve"> </w:t>
                    </w:r>
                  </w:ins>
                </w:p>
              </w:txbxContent>
            </v:textbox>
          </v:shape>
        </w:pict>
      </w:r>
      <w:r>
        <w:rPr>
          <w:noProof/>
        </w:rPr>
        <w:pict>
          <v:shape id="_x0000_s1035" type="#_x0000_t202" style="position:absolute;left:0;text-align:left;margin-left:85.45pt;margin-top:56.85pt;width:90.1pt;height:31.3pt;z-index:251666432" stroked="f">
            <v:textbox style="mso-next-textbox:#_x0000_s1035" inset="0,0,0,0">
              <w:txbxContent>
                <w:p w:rsidR="00F32FC5" w:rsidRDefault="00F32FC5">
                  <w:pPr>
                    <w:jc w:val="left"/>
                    <w:rPr>
                      <w:rFonts w:ascii="Times New Roman" w:hAnsi="Times New Roman"/>
                      <w:sz w:val="16"/>
                      <w:szCs w:val="16"/>
                      <w:rPrChange w:id="129" w:author="user" w:date="2019-03-18T10:11:00Z">
                        <w:rPr/>
                      </w:rPrChange>
                    </w:rPr>
                    <w:pPrChange w:id="130" w:author="user" w:date="2019-03-18T10:14:00Z">
                      <w:pPr/>
                    </w:pPrChange>
                  </w:pPr>
                  <w:ins w:id="131" w:author="user" w:date="2019-03-18T10:11:00Z">
                    <w:r w:rsidRPr="00210A6E">
                      <w:rPr>
                        <w:rFonts w:ascii="Times New Roman" w:hAnsi="Times New Roman"/>
                        <w:sz w:val="16"/>
                        <w:szCs w:val="16"/>
                        <w:rPrChange w:id="132" w:author="user" w:date="2019-03-18T10:11:00Z">
                          <w:rPr/>
                        </w:rPrChange>
                      </w:rPr>
                      <w:t>Spe</w:t>
                    </w:r>
                    <w:r>
                      <w:rPr>
                        <w:rFonts w:ascii="Times New Roman" w:hAnsi="Times New Roman" w:hint="eastAsia"/>
                        <w:sz w:val="16"/>
                        <w:szCs w:val="16"/>
                      </w:rPr>
                      <w:t>cification of measuring</w:t>
                    </w:r>
                  </w:ins>
                  <w:ins w:id="133" w:author="user" w:date="2019-03-18T10:14:00Z">
                    <w:r>
                      <w:rPr>
                        <w:rFonts w:ascii="Times New Roman" w:hAnsi="Times New Roman" w:hint="eastAsia"/>
                        <w:sz w:val="16"/>
                        <w:szCs w:val="16"/>
                      </w:rPr>
                      <w:t xml:space="preserve"> </w:t>
                    </w:r>
                  </w:ins>
                  <w:ins w:id="134" w:author="user" w:date="2019-03-18T10:13:00Z">
                    <w:r>
                      <w:rPr>
                        <w:rFonts w:ascii="Times New Roman" w:hAnsi="Times New Roman" w:hint="eastAsia"/>
                        <w:sz w:val="16"/>
                        <w:szCs w:val="16"/>
                      </w:rPr>
                      <w:t>p</w:t>
                    </w:r>
                  </w:ins>
                  <w:ins w:id="135" w:author="user" w:date="2019-03-18T10:11:00Z">
                    <w:r>
                      <w:rPr>
                        <w:rFonts w:ascii="Times New Roman" w:hAnsi="Times New Roman" w:hint="eastAsia"/>
                        <w:sz w:val="16"/>
                        <w:szCs w:val="16"/>
                      </w:rPr>
                      <w:t>attern ( )</w:t>
                    </w:r>
                  </w:ins>
                </w:p>
              </w:txbxContent>
            </v:textbox>
          </v:shape>
        </w:pict>
      </w:r>
      <w:r>
        <w:rPr>
          <w:noProof/>
        </w:rPr>
        <w:pict>
          <v:shape id="_x0000_s1034" type="#_x0000_t202" style="position:absolute;left:0;text-align:left;margin-left:32.85pt;margin-top:39.65pt;width:82pt;height:21.3pt;z-index:251665408" fillcolor="#e5b8b7 [1301]" stroked="f">
            <v:textbox style="mso-next-textbox:#_x0000_s1034" inset="0,0,0,0">
              <w:txbxContent>
                <w:p w:rsidR="00F32FC5" w:rsidRPr="00084594" w:rsidRDefault="00F32FC5">
                  <w:pPr>
                    <w:rPr>
                      <w:rFonts w:ascii="Times New Roman" w:hAnsi="Times New Roman"/>
                      <w:sz w:val="16"/>
                      <w:szCs w:val="16"/>
                      <w:rPrChange w:id="136" w:author="user" w:date="2019-03-18T10:05:00Z">
                        <w:rPr/>
                      </w:rPrChange>
                    </w:rPr>
                  </w:pPr>
                  <w:ins w:id="137" w:author="user" w:date="2019-03-18T10:05:00Z">
                    <w:r>
                      <w:rPr>
                        <w:rFonts w:ascii="Times New Roman" w:hAnsi="Times New Roman" w:hint="eastAsia"/>
                        <w:sz w:val="16"/>
                        <w:szCs w:val="16"/>
                      </w:rPr>
                      <w:t>Measurement screen</w:t>
                    </w:r>
                  </w:ins>
                </w:p>
              </w:txbxContent>
            </v:textbox>
          </v:shape>
        </w:pict>
      </w:r>
      <w:r>
        <w:rPr>
          <w:noProof/>
        </w:rPr>
        <w:pict>
          <v:shape id="_x0000_s1033" type="#_x0000_t202" style="position:absolute;left:0;text-align:left;margin-left:9.65pt;margin-top:13.35pt;width:95.15pt;height:18.8pt;z-index:251664384">
            <v:textbox style="mso-next-textbox:#_x0000_s1033" inset="0,0,0,0">
              <w:txbxContent>
                <w:p w:rsidR="00F32FC5" w:rsidRDefault="00F32FC5">
                  <w:pPr>
                    <w:jc w:val="left"/>
                    <w:rPr>
                      <w:rFonts w:ascii="Times New Roman" w:hAnsi="Times New Roman"/>
                      <w:sz w:val="16"/>
                      <w:szCs w:val="16"/>
                      <w:rPrChange w:id="138" w:author="user" w:date="2019-03-18T09:43:00Z">
                        <w:rPr/>
                      </w:rPrChange>
                    </w:rPr>
                    <w:pPrChange w:id="139" w:author="user" w:date="2019-03-18T09:44:00Z">
                      <w:pPr/>
                    </w:pPrChange>
                  </w:pPr>
                  <w:ins w:id="140" w:author="user" w:date="2019-03-18T09:43:00Z">
                    <w:r>
                      <w:rPr>
                        <w:rFonts w:ascii="Times New Roman" w:hAnsi="Times New Roman"/>
                        <w:sz w:val="16"/>
                        <w:szCs w:val="16"/>
                      </w:rPr>
                      <w:t xml:space="preserve">sd measurement </w:t>
                    </w:r>
                  </w:ins>
                  <w:ins w:id="141" w:author="user" w:date="2019-03-18T09:44:00Z">
                    <w:r>
                      <w:rPr>
                        <w:rFonts w:ascii="Times New Roman" w:hAnsi="Times New Roman" w:hint="eastAsia"/>
                        <w:sz w:val="16"/>
                        <w:szCs w:val="16"/>
                      </w:rPr>
                      <w:t>setting</w:t>
                    </w:r>
                  </w:ins>
                </w:p>
              </w:txbxContent>
            </v:textbox>
          </v:shape>
        </w:pict>
      </w:r>
      <w:r w:rsidR="0036051C">
        <w:rPr>
          <w:noProof/>
        </w:rPr>
        <w:drawing>
          <wp:inline distT="0" distB="0" distL="0" distR="0">
            <wp:extent cx="6114415" cy="5160645"/>
            <wp:effectExtent l="19050" t="0" r="635" b="0"/>
            <wp:docPr id="5" name="図 8" descr="C:\Users\o028574\AppData\Local\Microsoft\Windows\INetCache\Content.Word\測定設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descr="C:\Users\o028574\AppData\Local\Microsoft\Windows\INetCache\Content.Word\測定設定.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5160645"/>
                    </a:xfrm>
                    <a:prstGeom prst="rect">
                      <a:avLst/>
                    </a:prstGeom>
                    <a:solidFill>
                      <a:schemeClr val="accent2">
                        <a:lumMod val="40000"/>
                        <a:lumOff val="60000"/>
                      </a:schemeClr>
                    </a:solid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3</w:t>
        </w:r>
      </w:fldSimple>
      <w:r>
        <w:rPr>
          <w:rFonts w:hint="eastAsia"/>
          <w:noProof/>
        </w:rPr>
        <w:t xml:space="preserve"> Measurement setting</w:t>
      </w:r>
    </w:p>
    <w:p w:rsidR="00B07220" w:rsidRDefault="00CB1633">
      <w:pPr>
        <w:pStyle w:val="Heading3"/>
        <w:spacing w:before="180"/>
      </w:pPr>
      <w:r>
        <w:rPr>
          <w:rFonts w:hint="eastAsia"/>
        </w:rPr>
        <w:lastRenderedPageBreak/>
        <w:t>Input of patient information</w:t>
      </w:r>
    </w:p>
    <w:p w:rsidR="00CB1633" w:rsidRDefault="00CB1633">
      <w:pPr>
        <w:pStyle w:val="Heading4"/>
      </w:pPr>
      <w:r>
        <w:rPr>
          <w:rFonts w:hint="eastAsia"/>
        </w:rPr>
        <w:t>Input of patient information (manual input)</w:t>
      </w:r>
    </w:p>
    <w:p w:rsidR="00CB1633" w:rsidRDefault="00210A6E">
      <w:pPr>
        <w:keepNext/>
      </w:pPr>
      <w:r>
        <w:rPr>
          <w:noProof/>
        </w:rPr>
        <w:pict>
          <v:shape id="_x0000_s1032" type="#_x0000_t202" style="position:absolute;left:0;text-align:left;margin-left:9.6pt;margin-top:18.75pt;width:174.7pt;height:20pt;z-index:251663360">
            <v:textbox inset="5.85pt,.7pt,5.85pt,.7pt">
              <w:txbxContent>
                <w:p w:rsidR="00F32FC5" w:rsidRDefault="00F32FC5">
                  <w:pPr>
                    <w:jc w:val="left"/>
                    <w:rPr>
                      <w:rFonts w:ascii="Times New Roman" w:hAnsi="Times New Roman"/>
                      <w:sz w:val="16"/>
                      <w:szCs w:val="16"/>
                      <w:rPrChange w:id="142" w:author="user" w:date="2019-03-18T09:43:00Z">
                        <w:rPr/>
                      </w:rPrChange>
                    </w:rPr>
                    <w:pPrChange w:id="143" w:author="user" w:date="2019-03-18T09:42:00Z">
                      <w:pPr/>
                    </w:pPrChange>
                  </w:pPr>
                  <w:ins w:id="144" w:author="user" w:date="2019-03-19T20:16:00Z">
                    <w:r>
                      <w:rPr>
                        <w:rFonts w:ascii="Times New Roman" w:hAnsi="Times New Roman" w:hint="eastAsia"/>
                        <w:sz w:val="14"/>
                        <w:szCs w:val="14"/>
                      </w:rPr>
                      <w:t>sd</w:t>
                    </w:r>
                    <w:r>
                      <w:rPr>
                        <w:rFonts w:ascii="Times New Roman" w:hAnsi="Times New Roman"/>
                        <w:sz w:val="16"/>
                        <w:szCs w:val="16"/>
                      </w:rPr>
                      <w:t xml:space="preserve"> </w:t>
                    </w:r>
                  </w:ins>
                  <w:ins w:id="145" w:author="user" w:date="2019-03-18T09:42:00Z">
                    <w:r w:rsidRPr="00210A6E">
                      <w:rPr>
                        <w:rFonts w:ascii="Times New Roman" w:hAnsi="Times New Roman"/>
                        <w:sz w:val="16"/>
                        <w:szCs w:val="16"/>
                        <w:rPrChange w:id="146" w:author="user" w:date="2019-03-18T09:43:00Z">
                          <w:rPr/>
                        </w:rPrChange>
                      </w:rPr>
                      <w:t>Input of patient information (manual input)</w:t>
                    </w:r>
                  </w:ins>
                </w:p>
              </w:txbxContent>
            </v:textbox>
          </v:shape>
        </w:pict>
      </w:r>
      <w:r>
        <w:rPr>
          <w:noProof/>
        </w:rPr>
        <w:pict>
          <v:shape id="_x0000_s1028" type="#_x0000_t202" style="position:absolute;left:0;text-align:left;margin-left:138.8pt;margin-top:78.2pt;width:164.15pt;height:17.9pt;z-index:251660288" fillcolor="white [3212]" stroked="f" strokeweight=".5pt">
            <v:textbox style="mso-next-textbox:#_x0000_s1028" inset="0,0,0,0">
              <w:txbxContent>
                <w:p w:rsidR="00F32FC5" w:rsidRDefault="00F32FC5">
                  <w:pPr>
                    <w:jc w:val="left"/>
                    <w:rPr>
                      <w:rFonts w:ascii="Times New Roman" w:hAnsi="Times New Roman"/>
                      <w:sz w:val="16"/>
                      <w:szCs w:val="16"/>
                      <w:rPrChange w:id="147" w:author="user" w:date="2019-03-18T08:56:00Z">
                        <w:rPr/>
                      </w:rPrChange>
                    </w:rPr>
                    <w:pPrChange w:id="148" w:author="user" w:date="2019-03-18T09:41:00Z">
                      <w:pPr/>
                    </w:pPrChange>
                  </w:pPr>
                  <w:ins w:id="149" w:author="user" w:date="2019-03-18T09:40:00Z">
                    <w:r>
                      <w:rPr>
                        <w:rFonts w:ascii="Times New Roman" w:hAnsi="Times New Roman" w:hint="eastAsia"/>
                        <w:sz w:val="16"/>
                        <w:szCs w:val="16"/>
                      </w:rPr>
                      <w:t>GUI Display for patient information</w:t>
                    </w:r>
                  </w:ins>
                  <w:ins w:id="150" w:author="user" w:date="2019-03-18T09:41:00Z">
                    <w:r>
                      <w:rPr>
                        <w:rFonts w:ascii="Times New Roman" w:hAnsi="Times New Roman" w:hint="eastAsia"/>
                        <w:sz w:val="16"/>
                        <w:szCs w:val="16"/>
                      </w:rPr>
                      <w:t xml:space="preserve"> </w:t>
                    </w:r>
                  </w:ins>
                  <w:ins w:id="151" w:author="user" w:date="2019-03-18T09:40:00Z">
                    <w:r>
                      <w:rPr>
                        <w:rFonts w:ascii="Times New Roman" w:hAnsi="Times New Roman" w:hint="eastAsia"/>
                        <w:sz w:val="16"/>
                        <w:szCs w:val="16"/>
                      </w:rPr>
                      <w:t xml:space="preserve">input </w:t>
                    </w:r>
                  </w:ins>
                  <w:ins w:id="152" w:author="user" w:date="2019-03-18T10:09:00Z">
                    <w:r>
                      <w:rPr>
                        <w:rFonts w:ascii="Times New Roman" w:hAnsi="Times New Roman" w:hint="eastAsia"/>
                        <w:sz w:val="16"/>
                        <w:szCs w:val="16"/>
                      </w:rPr>
                      <w:t>( )</w:t>
                    </w:r>
                  </w:ins>
                </w:p>
              </w:txbxContent>
            </v:textbox>
          </v:shape>
        </w:pict>
      </w:r>
      <w:r>
        <w:rPr>
          <w:noProof/>
        </w:rPr>
        <w:pict>
          <v:shape id="_x0000_s1030" type="#_x0000_t202" style="position:absolute;left:0;text-align:left;margin-left:145.45pt;margin-top:165.35pt;width:74.3pt;height:16.15pt;z-index:251662336" strokecolor="white [3212]">
            <v:textbox inset="5.85pt,.7pt,5.85pt,.7pt">
              <w:txbxContent>
                <w:p w:rsidR="00F32FC5" w:rsidRPr="007E4E4A" w:rsidRDefault="00F32FC5">
                  <w:pPr>
                    <w:rPr>
                      <w:rFonts w:ascii="Times New Roman" w:hAnsi="Times New Roman"/>
                      <w:sz w:val="16"/>
                      <w:szCs w:val="16"/>
                      <w:rPrChange w:id="153" w:author="user" w:date="2019-03-18T09:10:00Z">
                        <w:rPr/>
                      </w:rPrChange>
                    </w:rPr>
                  </w:pPr>
                  <w:ins w:id="154" w:author="user" w:date="2019-03-18T09:10:00Z">
                    <w:r>
                      <w:rPr>
                        <w:rFonts w:ascii="Times New Roman" w:hAnsi="Times New Roman" w:hint="eastAsia"/>
                        <w:sz w:val="16"/>
                        <w:szCs w:val="16"/>
                      </w:rPr>
                      <w:t>Fixed input ( )</w:t>
                    </w:r>
                  </w:ins>
                </w:p>
              </w:txbxContent>
            </v:textbox>
          </v:shape>
        </w:pict>
      </w:r>
      <w:r w:rsidR="0036051C">
        <w:rPr>
          <w:noProof/>
        </w:rPr>
        <w:drawing>
          <wp:inline distT="0" distB="0" distL="0" distR="0">
            <wp:extent cx="6114415" cy="4802505"/>
            <wp:effectExtent l="19050" t="0" r="635" b="0"/>
            <wp:docPr id="6"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4802505"/>
                    </a:xfrm>
                    <a:prstGeom prst="rect">
                      <a:avLst/>
                    </a:prstGeom>
                    <a:solidFill>
                      <a:schemeClr val="bg1"/>
                    </a:solid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4</w:t>
        </w:r>
      </w:fldSimple>
      <w:r>
        <w:t>Input of patient information (manual input)</w:t>
      </w:r>
    </w:p>
    <w:p w:rsidR="00CB1633" w:rsidRDefault="00CB1633"/>
    <w:p w:rsidR="00CB1633" w:rsidRDefault="00CB1633">
      <w:pPr>
        <w:pStyle w:val="Heading4"/>
        <w:ind w:left="840"/>
      </w:pPr>
      <w:r>
        <w:rPr>
          <w:rFonts w:hint="eastAsia"/>
        </w:rPr>
        <w:lastRenderedPageBreak/>
        <w:t>Input of patient information (bar code)</w:t>
      </w:r>
    </w:p>
    <w:p w:rsidR="00CB1633" w:rsidRDefault="00210A6E">
      <w:pPr>
        <w:keepNext/>
      </w:pPr>
      <w:r>
        <w:rPr>
          <w:noProof/>
        </w:rPr>
        <w:pict>
          <v:shape id="_x0000_s1051" type="#_x0000_t202" style="position:absolute;left:0;text-align:left;margin-left:77.3pt;margin-top:235.75pt;width:60.95pt;height:14.6pt;z-index:251682816" strokecolor="white [3212]">
            <v:textbox inset="0,0,0,0">
              <w:txbxContent>
                <w:p w:rsidR="00F32FC5" w:rsidRPr="008C533B" w:rsidRDefault="00F32FC5">
                  <w:pPr>
                    <w:rPr>
                      <w:rFonts w:ascii="Times New Roman" w:hAnsi="Times New Roman"/>
                      <w:sz w:val="16"/>
                      <w:szCs w:val="16"/>
                      <w:rPrChange w:id="155" w:author="user" w:date="2019-03-18T12:47:00Z">
                        <w:rPr/>
                      </w:rPrChange>
                    </w:rPr>
                  </w:pPr>
                  <w:ins w:id="156" w:author="user" w:date="2019-03-18T12:47:00Z">
                    <w:r>
                      <w:rPr>
                        <w:rFonts w:ascii="Times New Roman" w:hAnsi="Times New Roman" w:hint="eastAsia"/>
                        <w:sz w:val="16"/>
                        <w:szCs w:val="16"/>
                      </w:rPr>
                      <w:t>Fixed input ( )</w:t>
                    </w:r>
                  </w:ins>
                </w:p>
              </w:txbxContent>
            </v:textbox>
          </v:shape>
        </w:pict>
      </w:r>
      <w:r>
        <w:rPr>
          <w:noProof/>
        </w:rPr>
        <w:pict>
          <v:shape id="_x0000_s1050" type="#_x0000_t202" style="position:absolute;left:0;text-align:left;margin-left:99.4pt;margin-top:188pt;width:60.7pt;height:15.65pt;z-index:251681792" strokecolor="white [3212]">
            <v:textbox inset="0,0,0,0">
              <w:txbxContent>
                <w:p w:rsidR="00F32FC5" w:rsidRPr="00B76B71" w:rsidRDefault="00F32FC5">
                  <w:pPr>
                    <w:rPr>
                      <w:rFonts w:ascii="Times New Roman" w:hAnsi="Times New Roman"/>
                      <w:sz w:val="16"/>
                      <w:szCs w:val="16"/>
                      <w:rPrChange w:id="157" w:author="user" w:date="2019-03-18T12:45:00Z">
                        <w:rPr/>
                      </w:rPrChange>
                    </w:rPr>
                  </w:pPr>
                  <w:ins w:id="158" w:author="user" w:date="2019-03-18T12:46:00Z">
                    <w:r>
                      <w:rPr>
                        <w:rFonts w:ascii="Times New Roman" w:hAnsi="Times New Roman" w:hint="eastAsia"/>
                        <w:sz w:val="16"/>
                        <w:szCs w:val="16"/>
                      </w:rPr>
                      <w:t>Update screen ( )</w:t>
                    </w:r>
                  </w:ins>
                </w:p>
              </w:txbxContent>
            </v:textbox>
          </v:shape>
        </w:pict>
      </w:r>
      <w:r>
        <w:rPr>
          <w:noProof/>
        </w:rPr>
        <w:pict>
          <v:shape id="_x0000_s1049" type="#_x0000_t202" style="position:absolute;left:0;text-align:left;margin-left:216.35pt;margin-top:154.8pt;width:111.6pt;height:12.45pt;z-index:251680768" strokecolor="white [3212]">
            <v:textbox inset="0,0,0,0">
              <w:txbxContent>
                <w:p w:rsidR="00F32FC5" w:rsidRPr="00941797" w:rsidRDefault="00F32FC5">
                  <w:pPr>
                    <w:rPr>
                      <w:rFonts w:ascii="Times New Roman" w:hAnsi="Times New Roman"/>
                      <w:sz w:val="16"/>
                      <w:szCs w:val="16"/>
                      <w:rPrChange w:id="159" w:author="user" w:date="2019-03-18T11:53:00Z">
                        <w:rPr/>
                      </w:rPrChange>
                    </w:rPr>
                  </w:pPr>
                  <w:ins w:id="160" w:author="user" w:date="2019-03-18T11:54:00Z">
                    <w:r>
                      <w:rPr>
                        <w:rFonts w:ascii="Times New Roman" w:hAnsi="Times New Roman" w:hint="eastAsia"/>
                        <w:sz w:val="16"/>
                        <w:szCs w:val="16"/>
                      </w:rPr>
                      <w:t>USB input (Classification, details)</w:t>
                    </w:r>
                  </w:ins>
                </w:p>
              </w:txbxContent>
            </v:textbox>
          </v:shape>
        </w:pict>
      </w:r>
      <w:r>
        <w:rPr>
          <w:noProof/>
        </w:rPr>
        <w:pict>
          <v:shape id="_x0000_s1048" type="#_x0000_t202" style="position:absolute;left:0;text-align:left;margin-left:342.9pt;margin-top:110.3pt;width:105.45pt;height:15.3pt;z-index:251679744" strokecolor="white [3212]">
            <v:textbox inset="0,0,0,0">
              <w:txbxContent>
                <w:p w:rsidR="00F32FC5" w:rsidRPr="009C50A0" w:rsidRDefault="00F32FC5">
                  <w:pPr>
                    <w:rPr>
                      <w:rFonts w:ascii="Times New Roman" w:hAnsi="Times New Roman"/>
                      <w:sz w:val="16"/>
                      <w:szCs w:val="16"/>
                      <w:rPrChange w:id="161" w:author="user" w:date="2019-03-18T11:15:00Z">
                        <w:rPr/>
                      </w:rPrChange>
                    </w:rPr>
                  </w:pPr>
                  <w:ins w:id="162" w:author="user" w:date="2019-03-18T11:15:00Z">
                    <w:r>
                      <w:rPr>
                        <w:rFonts w:ascii="Times New Roman" w:hAnsi="Times New Roman"/>
                        <w:sz w:val="16"/>
                        <w:szCs w:val="16"/>
                      </w:rPr>
                      <w:t>A</w:t>
                    </w:r>
                    <w:r>
                      <w:rPr>
                        <w:rFonts w:ascii="Times New Roman" w:hAnsi="Times New Roman" w:hint="eastAsia"/>
                        <w:sz w:val="16"/>
                        <w:szCs w:val="16"/>
                      </w:rPr>
                      <w:t xml:space="preserve">cquire </w:t>
                    </w:r>
                  </w:ins>
                  <w:ins w:id="163" w:author="user" w:date="2019-03-18T11:16:00Z">
                    <w:r>
                      <w:rPr>
                        <w:rFonts w:ascii="Times New Roman" w:hAnsi="Times New Roman" w:hint="eastAsia"/>
                        <w:sz w:val="16"/>
                        <w:szCs w:val="16"/>
                      </w:rPr>
                      <w:t>i</w:t>
                    </w:r>
                  </w:ins>
                  <w:ins w:id="164" w:author="user" w:date="2019-03-18T11:15:00Z">
                    <w:r w:rsidRPr="009C50A0">
                      <w:rPr>
                        <w:rFonts w:ascii="Times New Roman" w:hAnsi="Times New Roman"/>
                        <w:sz w:val="16"/>
                        <w:szCs w:val="16"/>
                      </w:rPr>
                      <w:t>nput information</w:t>
                    </w:r>
                  </w:ins>
                  <w:ins w:id="165" w:author="user" w:date="2019-03-18T11:16:00Z">
                    <w:r>
                      <w:rPr>
                        <w:rFonts w:ascii="Times New Roman" w:hAnsi="Times New Roman" w:hint="eastAsia"/>
                        <w:sz w:val="16"/>
                        <w:szCs w:val="16"/>
                      </w:rPr>
                      <w:t xml:space="preserve"> ( )</w:t>
                    </w:r>
                  </w:ins>
                </w:p>
              </w:txbxContent>
            </v:textbox>
          </v:shape>
        </w:pict>
      </w:r>
      <w:r>
        <w:rPr>
          <w:noProof/>
        </w:rPr>
        <w:pict>
          <v:shape id="_x0000_s1047" type="#_x0000_t202" style="position:absolute;left:0;text-align:left;margin-left:342.9pt;margin-top:85.35pt;width:86.95pt;height:12.85pt;z-index:251678720" stroked="f">
            <v:textbox inset="0,0,0,0">
              <w:txbxContent>
                <w:p w:rsidR="00F32FC5" w:rsidRPr="00A15243" w:rsidRDefault="00F32FC5">
                  <w:pPr>
                    <w:rPr>
                      <w:rFonts w:ascii="Times New Roman" w:hAnsi="Times New Roman"/>
                      <w:sz w:val="16"/>
                      <w:szCs w:val="16"/>
                      <w:rPrChange w:id="166" w:author="user" w:date="2019-03-18T11:10:00Z">
                        <w:rPr/>
                      </w:rPrChange>
                    </w:rPr>
                  </w:pPr>
                  <w:ins w:id="167" w:author="user" w:date="2019-03-18T11:10:00Z">
                    <w:r>
                      <w:rPr>
                        <w:rFonts w:ascii="Times New Roman" w:hAnsi="Times New Roman" w:hint="eastAsia"/>
                        <w:sz w:val="16"/>
                        <w:szCs w:val="16"/>
                      </w:rPr>
                      <w:t>Receive interrupt ( )</w:t>
                    </w:r>
                  </w:ins>
                </w:p>
              </w:txbxContent>
            </v:textbox>
          </v:shape>
        </w:pict>
      </w:r>
      <w:r>
        <w:rPr>
          <w:noProof/>
        </w:rPr>
        <w:pict>
          <v:shape id="_x0000_s1046" type="#_x0000_t202" style="position:absolute;left:0;text-align:left;margin-left:103.65pt;margin-top:146.5pt;width:47.8pt;height:31.75pt;z-index:251677696" strokecolor="white [3212]">
            <v:textbox style="mso-next-textbox:#_x0000_s1046" inset="0,0,0,0">
              <w:txbxContent>
                <w:p w:rsidR="00F32FC5" w:rsidRPr="00A962DA" w:rsidRDefault="00F32FC5">
                  <w:pPr>
                    <w:rPr>
                      <w:rFonts w:ascii="Times New Roman" w:hAnsi="Times New Roman"/>
                      <w:sz w:val="16"/>
                      <w:szCs w:val="16"/>
                      <w:rPrChange w:id="168" w:author="user" w:date="2019-03-18T11:05:00Z">
                        <w:rPr/>
                      </w:rPrChange>
                    </w:rPr>
                  </w:pPr>
                  <w:ins w:id="169" w:author="user" w:date="2019-03-18T11:05:00Z">
                    <w:r w:rsidRPr="00210A6E">
                      <w:rPr>
                        <w:rFonts w:ascii="Times New Roman" w:hAnsi="Times New Roman"/>
                        <w:sz w:val="16"/>
                        <w:szCs w:val="16"/>
                        <w:rPrChange w:id="170" w:author="user" w:date="2019-03-18T11:05:00Z">
                          <w:rPr/>
                        </w:rPrChange>
                      </w:rPr>
                      <w:t xml:space="preserve">Input </w:t>
                    </w:r>
                  </w:ins>
                  <w:ins w:id="171" w:author="user" w:date="2019-03-18T11:08:00Z">
                    <w:r>
                      <w:rPr>
                        <w:rFonts w:ascii="Times New Roman" w:hAnsi="Times New Roman"/>
                        <w:sz w:val="16"/>
                        <w:szCs w:val="16"/>
                      </w:rPr>
                      <w:t>information ()</w:t>
                    </w:r>
                  </w:ins>
                </w:p>
              </w:txbxContent>
            </v:textbox>
          </v:shape>
        </w:pict>
      </w:r>
      <w:r>
        <w:rPr>
          <w:noProof/>
        </w:rPr>
        <w:pict>
          <v:shape id="_x0000_s1045" type="#_x0000_t202" style="position:absolute;left:0;text-align:left;margin-left:72.05pt;margin-top:62.55pt;width:159.35pt;height:15.7pt;z-index:251676672" strokecolor="white [3212]">
            <v:textbox style="mso-next-textbox:#_x0000_s1045" inset="0,0,0,0">
              <w:txbxContent>
                <w:p w:rsidR="00F32FC5" w:rsidRPr="0051647F" w:rsidRDefault="00F32FC5">
                  <w:pPr>
                    <w:rPr>
                      <w:rFonts w:ascii="Times New Roman" w:hAnsi="Times New Roman"/>
                      <w:sz w:val="16"/>
                      <w:szCs w:val="16"/>
                      <w:rPrChange w:id="172" w:author="user" w:date="2019-03-18T11:04:00Z">
                        <w:rPr/>
                      </w:rPrChange>
                    </w:rPr>
                  </w:pPr>
                  <w:ins w:id="173" w:author="user" w:date="2019-03-18T11:04:00Z">
                    <w:r w:rsidRPr="0051647F">
                      <w:rPr>
                        <w:rFonts w:ascii="Times New Roman" w:hAnsi="Times New Roman"/>
                        <w:sz w:val="16"/>
                        <w:szCs w:val="16"/>
                      </w:rPr>
                      <w:t>GUI Display for patient information input ( )</w:t>
                    </w:r>
                  </w:ins>
                </w:p>
              </w:txbxContent>
            </v:textbox>
          </v:shape>
        </w:pict>
      </w:r>
      <w:r>
        <w:rPr>
          <w:noProof/>
        </w:rPr>
        <w:pict>
          <v:shape id="_x0000_s1029" type="#_x0000_t202" style="position:absolute;left:0;text-align:left;margin-left:6.65pt;margin-top:13pt;width:142.7pt;height:17.4pt;z-index:251661312">
            <v:textbox style="mso-next-textbox:#_x0000_s1029" inset="0,0,0,0">
              <w:txbxContent>
                <w:p w:rsidR="00F32FC5" w:rsidRDefault="00F32FC5">
                  <w:pPr>
                    <w:pStyle w:val="Heading4"/>
                    <w:numPr>
                      <w:ilvl w:val="0"/>
                      <w:numId w:val="0"/>
                    </w:numPr>
                    <w:ind w:left="851" w:hanging="851"/>
                    <w:rPr>
                      <w:ins w:id="174" w:author="user" w:date="2019-03-18T11:01:00Z"/>
                      <w:sz w:val="16"/>
                      <w:szCs w:val="16"/>
                      <w:rPrChange w:id="175" w:author="user" w:date="2019-03-18T11:01:00Z">
                        <w:rPr>
                          <w:ins w:id="176" w:author="user" w:date="2019-03-18T11:01:00Z"/>
                        </w:rPr>
                      </w:rPrChange>
                    </w:rPr>
                    <w:pPrChange w:id="177" w:author="user" w:date="2019-03-18T11:01:00Z">
                      <w:pPr>
                        <w:pStyle w:val="Heading4"/>
                        <w:ind w:left="840"/>
                      </w:pPr>
                    </w:pPrChange>
                  </w:pPr>
                  <w:ins w:id="178" w:author="user" w:date="2019-03-19T20:16:00Z">
                    <w:r>
                      <w:rPr>
                        <w:rFonts w:hint="eastAsia"/>
                        <w:sz w:val="14"/>
                        <w:szCs w:val="14"/>
                      </w:rPr>
                      <w:t>sd</w:t>
                    </w:r>
                    <w:r>
                      <w:rPr>
                        <w:sz w:val="16"/>
                        <w:szCs w:val="16"/>
                      </w:rPr>
                      <w:t xml:space="preserve"> </w:t>
                    </w:r>
                  </w:ins>
                  <w:ins w:id="179" w:author="user" w:date="2019-03-18T11:01:00Z">
                    <w:r w:rsidRPr="00210A6E">
                      <w:rPr>
                        <w:sz w:val="16"/>
                        <w:szCs w:val="16"/>
                        <w:rPrChange w:id="180" w:author="user" w:date="2019-03-18T11:01:00Z">
                          <w:rPr/>
                        </w:rPrChange>
                      </w:rPr>
                      <w:t>Input of</w:t>
                    </w:r>
                    <w:r>
                      <w:rPr>
                        <w:rFonts w:hint="eastAsia"/>
                        <w:sz w:val="16"/>
                        <w:szCs w:val="16"/>
                      </w:rPr>
                      <w:t xml:space="preserve"> </w:t>
                    </w:r>
                    <w:r w:rsidRPr="00210A6E">
                      <w:rPr>
                        <w:sz w:val="16"/>
                        <w:szCs w:val="16"/>
                        <w:rPrChange w:id="181" w:author="user" w:date="2019-03-18T11:01:00Z">
                          <w:rPr/>
                        </w:rPrChange>
                      </w:rPr>
                      <w:t>patient information (bar code)</w:t>
                    </w:r>
                  </w:ins>
                </w:p>
                <w:p w:rsidR="00F32FC5" w:rsidRPr="00121822" w:rsidRDefault="00F32FC5">
                  <w:pPr>
                    <w:rPr>
                      <w:rFonts w:ascii="Times New Roman" w:hAnsi="Times New Roman"/>
                      <w:sz w:val="16"/>
                      <w:szCs w:val="16"/>
                      <w:rPrChange w:id="182" w:author="user" w:date="2019-03-18T11:01:00Z">
                        <w:rPr/>
                      </w:rPrChange>
                    </w:rPr>
                  </w:pPr>
                </w:p>
              </w:txbxContent>
            </v:textbox>
          </v:shape>
        </w:pict>
      </w:r>
      <w:r w:rsidR="0036051C">
        <w:rPr>
          <w:noProof/>
        </w:rPr>
        <w:drawing>
          <wp:inline distT="0" distB="0" distL="0" distR="0">
            <wp:extent cx="6122670" cy="5096510"/>
            <wp:effectExtent l="0" t="0" r="0" b="8890"/>
            <wp:docPr id="7"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4"/>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5096510"/>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5</w:t>
        </w:r>
      </w:fldSimple>
      <w:r>
        <w:t xml:space="preserve"> Input of patient information (</w:t>
      </w:r>
      <w:r>
        <w:rPr>
          <w:rFonts w:hint="eastAsia"/>
        </w:rPr>
        <w:t>USB input device)</w:t>
      </w:r>
    </w:p>
    <w:p w:rsidR="00A31C3E" w:rsidRDefault="00A31C3E">
      <w:r>
        <w:br w:type="page"/>
      </w:r>
    </w:p>
    <w:p w:rsidR="00CB1633" w:rsidRDefault="00CB1633"/>
    <w:p w:rsidR="00CB1633" w:rsidRDefault="00CB1633" w:rsidP="00AB43FB">
      <w:pPr>
        <w:pStyle w:val="Heading4"/>
        <w:ind w:left="840"/>
        <w:jc w:val="left"/>
      </w:pPr>
      <w:r>
        <w:rPr>
          <w:rFonts w:hint="eastAsia"/>
        </w:rPr>
        <w:t>Input of patient information (work list selection)</w:t>
      </w:r>
    </w:p>
    <w:p w:rsidR="00A31C3E" w:rsidRDefault="00210A6E">
      <w:pPr>
        <w:pStyle w:val="Caption"/>
      </w:pPr>
      <w:r>
        <w:rPr>
          <w:noProof/>
        </w:rPr>
        <w:pict>
          <v:shape id="_x0000_s1073" type="#_x0000_t202" style="position:absolute;left:0;text-align:left;margin-left:226.4pt;margin-top:341.55pt;width:122.85pt;height:13pt;z-index:251705344" strokecolor="white [3212]">
            <v:textbox inset="0,0,0,0">
              <w:txbxContent>
                <w:p w:rsidR="00F32FC5" w:rsidRPr="003735B3" w:rsidRDefault="00F32FC5">
                  <w:pPr>
                    <w:rPr>
                      <w:rFonts w:ascii="Times New Roman" w:hAnsi="Times New Roman"/>
                      <w:sz w:val="14"/>
                      <w:szCs w:val="14"/>
                      <w:rPrChange w:id="183" w:author="user" w:date="2019-03-18T14:05:00Z">
                        <w:rPr/>
                      </w:rPrChange>
                    </w:rPr>
                  </w:pPr>
                  <w:ins w:id="184" w:author="user" w:date="2019-03-18T14:05:00Z">
                    <w:r>
                      <w:rPr>
                        <w:rFonts w:ascii="Times New Roman" w:hAnsi="Times New Roman" w:hint="eastAsia"/>
                        <w:sz w:val="14"/>
                        <w:szCs w:val="14"/>
                      </w:rPr>
                      <w:t>Shaping patient information (Receive data)</w:t>
                    </w:r>
                  </w:ins>
                </w:p>
              </w:txbxContent>
            </v:textbox>
          </v:shape>
        </w:pict>
      </w:r>
      <w:r>
        <w:rPr>
          <w:noProof/>
        </w:rPr>
        <w:pict>
          <v:shape id="_x0000_s1072" type="#_x0000_t202" style="position:absolute;left:0;text-align:left;margin-left:368.4pt;margin-top:321.7pt;width:49.55pt;height:12.4pt;z-index:251704320" strokecolor="white [3212]">
            <v:textbox inset="0,0,0,0">
              <w:txbxContent>
                <w:p w:rsidR="00F32FC5" w:rsidRPr="003735B3" w:rsidRDefault="00F32FC5">
                  <w:pPr>
                    <w:rPr>
                      <w:rFonts w:ascii="Times New Roman" w:hAnsi="Times New Roman"/>
                      <w:sz w:val="12"/>
                      <w:szCs w:val="12"/>
                      <w:rPrChange w:id="185" w:author="user" w:date="2019-03-18T14:04:00Z">
                        <w:rPr/>
                      </w:rPrChange>
                    </w:rPr>
                  </w:pPr>
                  <w:ins w:id="186" w:author="user" w:date="2019-03-18T14:04:00Z">
                    <w:r>
                      <w:rPr>
                        <w:rFonts w:ascii="Times New Roman" w:hAnsi="Times New Roman" w:hint="eastAsia"/>
                        <w:sz w:val="12"/>
                        <w:szCs w:val="12"/>
                      </w:rPr>
                      <w:t xml:space="preserve">Patient </w:t>
                    </w:r>
                    <w:r>
                      <w:rPr>
                        <w:rFonts w:ascii="Times New Roman" w:hAnsi="Times New Roman"/>
                        <w:sz w:val="12"/>
                        <w:szCs w:val="12"/>
                      </w:rPr>
                      <w:t>information</w:t>
                    </w:r>
                    <w:r>
                      <w:rPr>
                        <w:rFonts w:ascii="Times New Roman" w:hAnsi="Times New Roman" w:hint="eastAsia"/>
                        <w:sz w:val="12"/>
                        <w:szCs w:val="12"/>
                      </w:rPr>
                      <w:t xml:space="preserve"> </w:t>
                    </w:r>
                  </w:ins>
                </w:p>
              </w:txbxContent>
            </v:textbox>
          </v:shape>
        </w:pict>
      </w:r>
      <w:r>
        <w:rPr>
          <w:noProof/>
        </w:rPr>
        <w:pict>
          <v:shape id="_x0000_s1071" type="#_x0000_t202" style="position:absolute;left:0;text-align:left;margin-left:382.1pt;margin-top:307.3pt;width:35.85pt;height:13.35pt;z-index:251703296" strokecolor="white [3212]">
            <v:textbox style="mso-next-textbox:#_x0000_s1071" inset="0,0,0,0">
              <w:txbxContent>
                <w:p w:rsidR="00F32FC5" w:rsidRPr="003735B3" w:rsidRDefault="00F32FC5">
                  <w:pPr>
                    <w:rPr>
                      <w:rFonts w:ascii="Times New Roman" w:hAnsi="Times New Roman"/>
                      <w:sz w:val="12"/>
                      <w:szCs w:val="12"/>
                      <w:rPrChange w:id="187" w:author="user" w:date="2019-03-18T14:02:00Z">
                        <w:rPr/>
                      </w:rPrChange>
                    </w:rPr>
                  </w:pPr>
                  <w:ins w:id="188" w:author="user" w:date="2019-03-18T14:02:00Z">
                    <w:r>
                      <w:rPr>
                        <w:rFonts w:ascii="Times New Roman" w:hAnsi="Times New Roman" w:hint="eastAsia"/>
                        <w:sz w:val="12"/>
                        <w:szCs w:val="12"/>
                      </w:rPr>
                      <w:t>Send data ( )</w:t>
                    </w:r>
                  </w:ins>
                </w:p>
              </w:txbxContent>
            </v:textbox>
          </v:shape>
        </w:pict>
      </w:r>
      <w:r>
        <w:rPr>
          <w:noProof/>
        </w:rPr>
        <w:pict>
          <v:shape id="_x0000_s1070" type="#_x0000_t202" style="position:absolute;left:0;text-align:left;margin-left:263.55pt;margin-top:324.6pt;width:57.7pt;height:12.7pt;z-index:251702272" strokecolor="white [3212]">
            <v:textbox style="mso-next-textbox:#_x0000_s1070" inset="0,0,0,0">
              <w:txbxContent>
                <w:p w:rsidR="00F32FC5" w:rsidRPr="003735B3" w:rsidRDefault="00F32FC5">
                  <w:pPr>
                    <w:rPr>
                      <w:rFonts w:ascii="Times New Roman" w:hAnsi="Times New Roman"/>
                      <w:sz w:val="12"/>
                      <w:szCs w:val="12"/>
                      <w:rPrChange w:id="189" w:author="user" w:date="2019-03-18T14:01:00Z">
                        <w:rPr/>
                      </w:rPrChange>
                    </w:rPr>
                  </w:pPr>
                  <w:ins w:id="190" w:author="user" w:date="2019-03-18T14:01:00Z">
                    <w:r>
                      <w:rPr>
                        <w:rFonts w:ascii="Times New Roman" w:hAnsi="Times New Roman" w:hint="eastAsia"/>
                        <w:sz w:val="12"/>
                        <w:szCs w:val="12"/>
                      </w:rPr>
                      <w:t>Patient information</w:t>
                    </w:r>
                  </w:ins>
                </w:p>
              </w:txbxContent>
            </v:textbox>
          </v:shape>
        </w:pict>
      </w:r>
      <w:r>
        <w:rPr>
          <w:noProof/>
        </w:rPr>
        <w:pict>
          <v:shape id="_x0000_s1069" type="#_x0000_t202" style="position:absolute;left:0;text-align:left;margin-left:270.7pt;margin-top:300pt;width:57.35pt;height:14pt;z-index:251701248" strokecolor="white [3212]">
            <v:textbox style="mso-next-textbox:#_x0000_s1069" inset="0,0,0,0">
              <w:txbxContent>
                <w:p w:rsidR="00F32FC5" w:rsidRPr="003735B3" w:rsidRDefault="00F32FC5">
                  <w:pPr>
                    <w:rPr>
                      <w:rFonts w:ascii="Times New Roman" w:hAnsi="Times New Roman"/>
                      <w:sz w:val="12"/>
                      <w:szCs w:val="12"/>
                      <w:rPrChange w:id="191" w:author="user" w:date="2019-03-18T13:59:00Z">
                        <w:rPr/>
                      </w:rPrChange>
                    </w:rPr>
                  </w:pPr>
                  <w:ins w:id="192" w:author="user" w:date="2019-03-18T13:59:00Z">
                    <w:r>
                      <w:rPr>
                        <w:rFonts w:ascii="Times New Roman" w:hAnsi="Times New Roman" w:hint="eastAsia"/>
                        <w:sz w:val="12"/>
                        <w:szCs w:val="12"/>
                      </w:rPr>
                      <w:t xml:space="preserve">Send </w:t>
                    </w:r>
                  </w:ins>
                  <w:ins w:id="193" w:author="user" w:date="2019-03-18T14:00:00Z">
                    <w:r>
                      <w:rPr>
                        <w:rFonts w:ascii="Times New Roman" w:hAnsi="Times New Roman" w:hint="eastAsia"/>
                        <w:sz w:val="12"/>
                        <w:szCs w:val="12"/>
                      </w:rPr>
                      <w:t>(</w:t>
                    </w:r>
                  </w:ins>
                  <w:ins w:id="194" w:author="user" w:date="2019-03-18T13:59:00Z">
                    <w:r>
                      <w:rPr>
                        <w:rFonts w:ascii="Times New Roman" w:hAnsi="Times New Roman" w:hint="eastAsia"/>
                        <w:sz w:val="12"/>
                        <w:szCs w:val="12"/>
                      </w:rPr>
                      <w:t>shaped data</w:t>
                    </w:r>
                  </w:ins>
                  <w:ins w:id="195" w:author="user" w:date="2019-03-18T14:00:00Z">
                    <w:r>
                      <w:rPr>
                        <w:rFonts w:ascii="Times New Roman" w:hAnsi="Times New Roman" w:hint="eastAsia"/>
                        <w:sz w:val="12"/>
                        <w:szCs w:val="12"/>
                      </w:rPr>
                      <w:t>)</w:t>
                    </w:r>
                  </w:ins>
                </w:p>
              </w:txbxContent>
            </v:textbox>
          </v:shape>
        </w:pict>
      </w:r>
      <w:r>
        <w:rPr>
          <w:noProof/>
        </w:rPr>
        <w:pict>
          <v:shape id="_x0000_s1068" type="#_x0000_t202" style="position:absolute;left:0;text-align:left;margin-left:52.75pt;margin-top:426.95pt;width:40.4pt;height:11.7pt;z-index:251700224" strokecolor="white [3212]">
            <v:textbox inset="0,0,0,0">
              <w:txbxContent>
                <w:p w:rsidR="00F32FC5" w:rsidRPr="003735B3" w:rsidRDefault="00F32FC5">
                  <w:pPr>
                    <w:rPr>
                      <w:rFonts w:ascii="Times New Roman" w:hAnsi="Times New Roman"/>
                      <w:sz w:val="12"/>
                      <w:szCs w:val="12"/>
                      <w:rPrChange w:id="196" w:author="user" w:date="2019-03-18T13:57:00Z">
                        <w:rPr/>
                      </w:rPrChange>
                    </w:rPr>
                  </w:pPr>
                  <w:ins w:id="197" w:author="user" w:date="2019-03-18T13:58:00Z">
                    <w:r>
                      <w:rPr>
                        <w:rFonts w:ascii="Times New Roman" w:hAnsi="Times New Roman" w:hint="eastAsia"/>
                        <w:sz w:val="12"/>
                        <w:szCs w:val="12"/>
                      </w:rPr>
                      <w:t>Fixed input ( )</w:t>
                    </w:r>
                  </w:ins>
                </w:p>
              </w:txbxContent>
            </v:textbox>
          </v:shape>
        </w:pict>
      </w:r>
      <w:r>
        <w:rPr>
          <w:noProof/>
        </w:rPr>
        <w:pict>
          <v:shape id="_x0000_s1067" type="#_x0000_t202" style="position:absolute;left:0;text-align:left;margin-left:47.85pt;margin-top:401.85pt;width:47.45pt;height:14.65pt;z-index:251699200" strokecolor="white [3212]">
            <v:textbox style="mso-next-textbox:#_x0000_s1067" inset="0,0,0,0">
              <w:txbxContent>
                <w:p w:rsidR="00F32FC5" w:rsidRPr="00887124" w:rsidRDefault="00F32FC5">
                  <w:pPr>
                    <w:rPr>
                      <w:rFonts w:ascii="Times New Roman" w:hAnsi="Times New Roman"/>
                      <w:sz w:val="12"/>
                      <w:szCs w:val="12"/>
                      <w:rPrChange w:id="198" w:author="user" w:date="2019-03-18T13:53:00Z">
                        <w:rPr/>
                      </w:rPrChange>
                    </w:rPr>
                  </w:pPr>
                  <w:ins w:id="199" w:author="user" w:date="2019-03-18T13:53:00Z">
                    <w:r>
                      <w:rPr>
                        <w:rFonts w:ascii="Times New Roman" w:hAnsi="Times New Roman" w:hint="eastAsia"/>
                        <w:sz w:val="12"/>
                        <w:szCs w:val="12"/>
                      </w:rPr>
                      <w:t xml:space="preserve">Update screen ( ) </w:t>
                    </w:r>
                  </w:ins>
                </w:p>
              </w:txbxContent>
            </v:textbox>
          </v:shape>
        </w:pict>
      </w:r>
      <w:r>
        <w:rPr>
          <w:noProof/>
        </w:rPr>
        <w:pict>
          <v:shape id="_x0000_s1066" type="#_x0000_t202" style="position:absolute;left:0;text-align:left;margin-left:226.4pt;margin-top:278.7pt;width:44.3pt;height:14pt;z-index:251698176" strokecolor="white [3212]">
            <v:textbox style="mso-next-textbox:#_x0000_s1066" inset="0,0,0,0">
              <w:txbxContent>
                <w:p w:rsidR="00F32FC5" w:rsidRDefault="00F32FC5">
                  <w:pPr>
                    <w:jc w:val="left"/>
                    <w:rPr>
                      <w:rFonts w:ascii="Times New Roman" w:hAnsi="Times New Roman"/>
                      <w:sz w:val="12"/>
                      <w:szCs w:val="12"/>
                      <w:rPrChange w:id="200" w:author="user" w:date="2019-03-18T13:51:00Z">
                        <w:rPr/>
                      </w:rPrChange>
                    </w:rPr>
                    <w:pPrChange w:id="201" w:author="user" w:date="2019-03-18T13:51:00Z">
                      <w:pPr/>
                    </w:pPrChange>
                  </w:pPr>
                  <w:ins w:id="202" w:author="user" w:date="2019-03-18T13:51:00Z">
                    <w:r>
                      <w:rPr>
                        <w:rFonts w:ascii="Times New Roman" w:hAnsi="Times New Roman" w:hint="eastAsia"/>
                        <w:sz w:val="12"/>
                        <w:szCs w:val="12"/>
                      </w:rPr>
                      <w:t>Data shaping ( )</w:t>
                    </w:r>
                  </w:ins>
                </w:p>
              </w:txbxContent>
            </v:textbox>
          </v:shape>
        </w:pict>
      </w:r>
      <w:r>
        <w:rPr>
          <w:noProof/>
        </w:rPr>
        <w:pict>
          <v:shape id="_x0000_s1065" type="#_x0000_t202" style="position:absolute;left:0;text-align:left;margin-left:52.75pt;margin-top:290.1pt;width:91.75pt;height:31.6pt;z-index:251697152" fillcolor="#e5b8b7 [1301]">
            <v:textbox inset="0,0,0,0">
              <w:txbxContent>
                <w:p w:rsidR="00F32FC5" w:rsidRDefault="00F32FC5">
                  <w:pPr>
                    <w:jc w:val="left"/>
                    <w:rPr>
                      <w:rFonts w:ascii="Times New Roman" w:hAnsi="Times New Roman"/>
                      <w:sz w:val="14"/>
                      <w:szCs w:val="14"/>
                      <w:rPrChange w:id="203" w:author="user" w:date="2019-03-18T13:47:00Z">
                        <w:rPr/>
                      </w:rPrChange>
                    </w:rPr>
                    <w:pPrChange w:id="204" w:author="user" w:date="2019-03-18T13:49:00Z">
                      <w:pPr/>
                    </w:pPrChange>
                  </w:pPr>
                  <w:ins w:id="205" w:author="user" w:date="2019-03-18T13:48:00Z">
                    <w:r>
                      <w:rPr>
                        <w:rFonts w:ascii="Times New Roman" w:hAnsi="Times New Roman" w:hint="eastAsia"/>
                        <w:sz w:val="14"/>
                        <w:szCs w:val="14"/>
                      </w:rPr>
                      <w:t>It seems work list information</w:t>
                    </w:r>
                  </w:ins>
                  <w:ins w:id="206" w:author="user" w:date="2019-03-18T13:49:00Z">
                    <w:r>
                      <w:rPr>
                        <w:rFonts w:ascii="Times New Roman" w:hAnsi="Times New Roman"/>
                        <w:sz w:val="14"/>
                        <w:szCs w:val="14"/>
                      </w:rPr>
                      <w:br/>
                    </w:r>
                  </w:ins>
                  <w:ins w:id="207" w:author="user" w:date="2019-03-18T13:48:00Z">
                    <w:r>
                      <w:rPr>
                        <w:rFonts w:ascii="Times New Roman" w:hAnsi="Times New Roman" w:hint="eastAsia"/>
                        <w:sz w:val="14"/>
                        <w:szCs w:val="14"/>
                      </w:rPr>
                      <w:t xml:space="preserve"> is bit </w:t>
                    </w:r>
                    <w:r>
                      <w:rPr>
                        <w:rFonts w:ascii="Times New Roman" w:hAnsi="Times New Roman"/>
                        <w:sz w:val="14"/>
                        <w:szCs w:val="14"/>
                      </w:rPr>
                      <w:t>different</w:t>
                    </w:r>
                    <w:r>
                      <w:rPr>
                        <w:rFonts w:ascii="Times New Roman" w:hAnsi="Times New Roman" w:hint="eastAsia"/>
                        <w:sz w:val="14"/>
                        <w:szCs w:val="14"/>
                      </w:rPr>
                      <w:t xml:space="preserve"> than</w:t>
                    </w:r>
                  </w:ins>
                  <w:ins w:id="208" w:author="user" w:date="2019-03-18T13:49:00Z">
                    <w:r>
                      <w:rPr>
                        <w:rFonts w:ascii="Times New Roman" w:hAnsi="Times New Roman" w:hint="eastAsia"/>
                        <w:sz w:val="14"/>
                        <w:szCs w:val="14"/>
                      </w:rPr>
                      <w:t xml:space="preserve"> server</w:t>
                    </w:r>
                  </w:ins>
                  <w:ins w:id="209" w:author="user" w:date="2019-03-18T13:48:00Z">
                    <w:r>
                      <w:rPr>
                        <w:rFonts w:ascii="Times New Roman" w:hAnsi="Times New Roman" w:hint="eastAsia"/>
                        <w:sz w:val="14"/>
                        <w:szCs w:val="14"/>
                      </w:rPr>
                      <w:t xml:space="preserve"> </w:t>
                    </w:r>
                  </w:ins>
                </w:p>
              </w:txbxContent>
            </v:textbox>
          </v:shape>
        </w:pict>
      </w:r>
      <w:r>
        <w:rPr>
          <w:noProof/>
        </w:rPr>
        <w:pict>
          <v:shape id="_x0000_s1064" type="#_x0000_t202" style="position:absolute;left:0;text-align:left;margin-left:61.25pt;margin-top:256.85pt;width:61.25pt;height:13.7pt;z-index:251696128" strokecolor="white [3212]">
            <v:textbox inset="5.85pt,.7pt,5.85pt,.7pt">
              <w:txbxContent>
                <w:p w:rsidR="00F32FC5" w:rsidRDefault="00F32FC5">
                  <w:pPr>
                    <w:jc w:val="left"/>
                    <w:rPr>
                      <w:rFonts w:ascii="Times New Roman" w:hAnsi="Times New Roman"/>
                      <w:sz w:val="12"/>
                      <w:szCs w:val="12"/>
                      <w:rPrChange w:id="210" w:author="user" w:date="2019-03-18T13:45:00Z">
                        <w:rPr/>
                      </w:rPrChange>
                    </w:rPr>
                    <w:pPrChange w:id="211" w:author="user" w:date="2019-03-18T13:46:00Z">
                      <w:pPr/>
                    </w:pPrChange>
                  </w:pPr>
                  <w:ins w:id="212" w:author="user" w:date="2019-03-18T13:46:00Z">
                    <w:r>
                      <w:rPr>
                        <w:rFonts w:ascii="Times New Roman" w:hAnsi="Times New Roman" w:hint="eastAsia"/>
                        <w:sz w:val="12"/>
                        <w:szCs w:val="12"/>
                      </w:rPr>
                      <w:t>Select work list ( )</w:t>
                    </w:r>
                  </w:ins>
                </w:p>
              </w:txbxContent>
            </v:textbox>
          </v:shape>
        </w:pict>
      </w:r>
      <w:r>
        <w:rPr>
          <w:noProof/>
        </w:rPr>
        <w:pict>
          <v:shape id="_x0000_s1063" type="#_x0000_t202" style="position:absolute;left:0;text-align:left;margin-left:48.8pt;margin-top:235.35pt;width:59pt;height:13.7pt;z-index:251695104" strokecolor="white [3212]">
            <v:textbox inset="0,0,0,0">
              <w:txbxContent>
                <w:p w:rsidR="00F32FC5" w:rsidRPr="005A51D9" w:rsidRDefault="00F32FC5">
                  <w:pPr>
                    <w:rPr>
                      <w:rFonts w:ascii="Times New Roman" w:hAnsi="Times New Roman"/>
                      <w:sz w:val="14"/>
                      <w:szCs w:val="14"/>
                      <w:rPrChange w:id="213" w:author="user" w:date="2019-03-18T13:41:00Z">
                        <w:rPr/>
                      </w:rPrChange>
                    </w:rPr>
                  </w:pPr>
                  <w:ins w:id="214" w:author="user" w:date="2019-03-18T13:41:00Z">
                    <w:r>
                      <w:rPr>
                        <w:rFonts w:ascii="Times New Roman" w:hAnsi="Times New Roman" w:hint="eastAsia"/>
                        <w:sz w:val="14"/>
                        <w:szCs w:val="14"/>
                      </w:rPr>
                      <w:t>Display work list ( )</w:t>
                    </w:r>
                  </w:ins>
                </w:p>
              </w:txbxContent>
            </v:textbox>
          </v:shape>
        </w:pict>
      </w:r>
      <w:r>
        <w:rPr>
          <w:noProof/>
        </w:rPr>
        <w:pict>
          <v:shape id="_x0000_s1062" type="#_x0000_t202" style="position:absolute;left:0;text-align:left;margin-left:95.3pt;margin-top:218.1pt;width:51.15pt;height:13.7pt;z-index:251694080" strokecolor="white [3212]">
            <v:textbox inset="0,0,0,0">
              <w:txbxContent>
                <w:p w:rsidR="00F32FC5" w:rsidRDefault="00F32FC5">
                  <w:pPr>
                    <w:jc w:val="right"/>
                    <w:rPr>
                      <w:rFonts w:ascii="Times New Roman" w:hAnsi="Times New Roman"/>
                      <w:sz w:val="12"/>
                      <w:szCs w:val="12"/>
                      <w:rPrChange w:id="215" w:author="user" w:date="2019-03-18T13:34:00Z">
                        <w:rPr/>
                      </w:rPrChange>
                    </w:rPr>
                    <w:pPrChange w:id="216" w:author="user" w:date="2019-03-18T13:34:00Z">
                      <w:pPr/>
                    </w:pPrChange>
                  </w:pPr>
                  <w:ins w:id="217" w:author="user" w:date="2019-03-18T13:34:00Z">
                    <w:r>
                      <w:rPr>
                        <w:rFonts w:ascii="Times New Roman" w:hAnsi="Times New Roman" w:hint="eastAsia"/>
                        <w:sz w:val="12"/>
                        <w:szCs w:val="12"/>
                      </w:rPr>
                      <w:t>List down work list</w:t>
                    </w:r>
                  </w:ins>
                </w:p>
              </w:txbxContent>
            </v:textbox>
          </v:shape>
        </w:pict>
      </w:r>
      <w:r>
        <w:rPr>
          <w:noProof/>
        </w:rPr>
        <w:pict>
          <v:shape id="_x0000_s1061" type="#_x0000_t202" style="position:absolute;left:0;text-align:left;margin-left:361.6pt;margin-top:176.15pt;width:51.15pt;height:11.75pt;z-index:251693056" strokecolor="white [3212]">
            <v:textbox style="mso-next-textbox:#_x0000_s1061" inset="0,0,0,0">
              <w:txbxContent>
                <w:p w:rsidR="00F32FC5" w:rsidRPr="00452991" w:rsidRDefault="00F32FC5">
                  <w:pPr>
                    <w:rPr>
                      <w:rFonts w:ascii="Times New Roman" w:hAnsi="Times New Roman"/>
                      <w:sz w:val="12"/>
                      <w:szCs w:val="12"/>
                      <w:rPrChange w:id="218" w:author="user" w:date="2019-03-18T13:32:00Z">
                        <w:rPr/>
                      </w:rPrChange>
                    </w:rPr>
                  </w:pPr>
                  <w:ins w:id="219" w:author="user" w:date="2019-03-18T13:32:00Z">
                    <w:r>
                      <w:rPr>
                        <w:rFonts w:ascii="Times New Roman" w:hAnsi="Times New Roman" w:hint="eastAsia"/>
                        <w:sz w:val="12"/>
                        <w:szCs w:val="12"/>
                      </w:rPr>
                      <w:t>List down wo</w:t>
                    </w:r>
                  </w:ins>
                  <w:ins w:id="220" w:author="user" w:date="2019-03-18T13:33:00Z">
                    <w:r>
                      <w:rPr>
                        <w:rFonts w:ascii="Times New Roman" w:hAnsi="Times New Roman" w:hint="eastAsia"/>
                        <w:sz w:val="12"/>
                        <w:szCs w:val="12"/>
                      </w:rPr>
                      <w:t>r</w:t>
                    </w:r>
                  </w:ins>
                  <w:ins w:id="221" w:author="user" w:date="2019-03-18T13:32:00Z">
                    <w:r>
                      <w:rPr>
                        <w:rFonts w:ascii="Times New Roman" w:hAnsi="Times New Roman" w:hint="eastAsia"/>
                        <w:sz w:val="12"/>
                        <w:szCs w:val="12"/>
                      </w:rPr>
                      <w:t xml:space="preserve">k list </w:t>
                    </w:r>
                  </w:ins>
                </w:p>
              </w:txbxContent>
            </v:textbox>
          </v:shape>
        </w:pict>
      </w:r>
      <w:r>
        <w:rPr>
          <w:noProof/>
        </w:rPr>
        <w:pict>
          <v:shape id="_x0000_s1060" type="#_x0000_t202" style="position:absolute;left:0;text-align:left;margin-left:222.05pt;margin-top:191.7pt;width:100pt;height:17.6pt;z-index:251692032" strokecolor="white [3212]">
            <v:textbox inset="5.85pt,.7pt,5.85pt,.7pt">
              <w:txbxContent>
                <w:p w:rsidR="00F32FC5" w:rsidRDefault="00F32FC5">
                  <w:pPr>
                    <w:jc w:val="left"/>
                    <w:rPr>
                      <w:rFonts w:ascii="Times New Roman" w:hAnsi="Times New Roman"/>
                      <w:sz w:val="14"/>
                      <w:szCs w:val="14"/>
                      <w:rPrChange w:id="222" w:author="user" w:date="2019-03-18T13:30:00Z">
                        <w:rPr/>
                      </w:rPrChange>
                    </w:rPr>
                    <w:pPrChange w:id="223" w:author="user" w:date="2019-03-18T13:31:00Z">
                      <w:pPr/>
                    </w:pPrChange>
                  </w:pPr>
                  <w:ins w:id="224" w:author="user" w:date="2019-03-18T13:30:00Z">
                    <w:r w:rsidRPr="00210A6E">
                      <w:rPr>
                        <w:rFonts w:ascii="Times New Roman" w:hAnsi="Times New Roman"/>
                        <w:sz w:val="14"/>
                        <w:szCs w:val="14"/>
                        <w:rPrChange w:id="225" w:author="user" w:date="2019-03-18T13:30:00Z">
                          <w:rPr>
                            <w:rFonts w:ascii="Times New Roman" w:hAnsi="Times New Roman"/>
                          </w:rPr>
                        </w:rPrChange>
                      </w:rPr>
                      <w:t>Shaping</w:t>
                    </w:r>
                    <w:r>
                      <w:rPr>
                        <w:rFonts w:ascii="Times New Roman" w:hAnsi="Times New Roman" w:hint="eastAsia"/>
                        <w:sz w:val="14"/>
                        <w:szCs w:val="14"/>
                      </w:rPr>
                      <w:t xml:space="preserve"> work list (Receive data) </w:t>
                    </w:r>
                  </w:ins>
                </w:p>
              </w:txbxContent>
            </v:textbox>
          </v:shape>
        </w:pict>
      </w:r>
      <w:r>
        <w:rPr>
          <w:noProof/>
        </w:rPr>
        <w:pict>
          <v:shape id="_x0000_s1059" type="#_x0000_t202" style="position:absolute;left:0;text-align:left;margin-left:252.4pt;margin-top:173.55pt;width:59.95pt;height:15.65pt;z-index:251691008" strokecolor="white [3212]">
            <v:textbox style="mso-next-textbox:#_x0000_s1059" inset="0,0,0,0">
              <w:txbxContent>
                <w:p w:rsidR="00F32FC5" w:rsidRPr="00635BD1" w:rsidRDefault="00F32FC5">
                  <w:pPr>
                    <w:rPr>
                      <w:rFonts w:ascii="Times New Roman" w:hAnsi="Times New Roman"/>
                      <w:sz w:val="14"/>
                      <w:szCs w:val="14"/>
                      <w:rPrChange w:id="226" w:author="user" w:date="2019-03-18T13:26:00Z">
                        <w:rPr/>
                      </w:rPrChange>
                    </w:rPr>
                  </w:pPr>
                  <w:ins w:id="227" w:author="user" w:date="2019-03-18T13:27:00Z">
                    <w:r>
                      <w:rPr>
                        <w:rFonts w:ascii="Times New Roman" w:hAnsi="Times New Roman" w:hint="eastAsia"/>
                        <w:sz w:val="14"/>
                        <w:szCs w:val="14"/>
                      </w:rPr>
                      <w:t>List down w</w:t>
                    </w:r>
                  </w:ins>
                  <w:ins w:id="228" w:author="user" w:date="2019-03-18T13:26:00Z">
                    <w:r>
                      <w:rPr>
                        <w:rFonts w:ascii="Times New Roman" w:hAnsi="Times New Roman" w:hint="eastAsia"/>
                        <w:sz w:val="14"/>
                        <w:szCs w:val="14"/>
                      </w:rPr>
                      <w:t xml:space="preserve">ork list </w:t>
                    </w:r>
                  </w:ins>
                </w:p>
              </w:txbxContent>
            </v:textbox>
          </v:shape>
        </w:pict>
      </w:r>
      <w:r>
        <w:rPr>
          <w:noProof/>
        </w:rPr>
        <w:pict>
          <v:shape id="_x0000_s1058" type="#_x0000_t202" style="position:absolute;left:0;text-align:left;margin-left:377.25pt;margin-top:157.25pt;width:35.5pt;height:16.3pt;z-index:251689984" strokecolor="white [3212]">
            <v:textbox inset="0,0,0,0">
              <w:txbxContent>
                <w:p w:rsidR="00F32FC5" w:rsidRPr="00635BD1" w:rsidRDefault="00F32FC5">
                  <w:pPr>
                    <w:rPr>
                      <w:rFonts w:ascii="Times New Roman" w:hAnsi="Times New Roman"/>
                      <w:sz w:val="12"/>
                      <w:szCs w:val="12"/>
                      <w:rPrChange w:id="229" w:author="user" w:date="2019-03-18T13:24:00Z">
                        <w:rPr/>
                      </w:rPrChange>
                    </w:rPr>
                  </w:pPr>
                  <w:ins w:id="230" w:author="user" w:date="2019-03-18T13:24:00Z">
                    <w:r>
                      <w:rPr>
                        <w:rFonts w:ascii="Times New Roman" w:hAnsi="Times New Roman" w:hint="eastAsia"/>
                        <w:sz w:val="12"/>
                        <w:szCs w:val="12"/>
                      </w:rPr>
                      <w:t>Send data ( )</w:t>
                    </w:r>
                  </w:ins>
                </w:p>
              </w:txbxContent>
            </v:textbox>
          </v:shape>
        </w:pict>
      </w:r>
      <w:r>
        <w:rPr>
          <w:noProof/>
        </w:rPr>
        <w:pict>
          <v:shape id="_x0000_s1057" type="#_x0000_t202" style="position:absolute;left:0;text-align:left;margin-left:268.45pt;margin-top:152.95pt;width:62.85pt;height:13.35pt;z-index:251688960" strokecolor="white [3212]">
            <v:textbox inset="0,0,0,0">
              <w:txbxContent>
                <w:p w:rsidR="00F32FC5" w:rsidRPr="00635BD1" w:rsidRDefault="00F32FC5">
                  <w:pPr>
                    <w:rPr>
                      <w:rFonts w:ascii="Times New Roman" w:hAnsi="Times New Roman"/>
                      <w:sz w:val="14"/>
                      <w:szCs w:val="14"/>
                      <w:rPrChange w:id="231" w:author="user" w:date="2019-03-18T13:21:00Z">
                        <w:rPr/>
                      </w:rPrChange>
                    </w:rPr>
                  </w:pPr>
                  <w:ins w:id="232" w:author="user" w:date="2019-03-18T13:21:00Z">
                    <w:r>
                      <w:rPr>
                        <w:rFonts w:ascii="Times New Roman" w:hAnsi="Times New Roman" w:hint="eastAsia"/>
                        <w:sz w:val="14"/>
                        <w:szCs w:val="14"/>
                      </w:rPr>
                      <w:t>Send (Shaped data)</w:t>
                    </w:r>
                  </w:ins>
                </w:p>
              </w:txbxContent>
            </v:textbox>
          </v:shape>
        </w:pict>
      </w:r>
      <w:r>
        <w:rPr>
          <w:noProof/>
        </w:rPr>
        <w:pict>
          <v:shape id="_x0000_s1056" type="#_x0000_t202" style="position:absolute;left:0;text-align:left;margin-left:222.05pt;margin-top:124.6pt;width:41.5pt;height:14pt;z-index:251687936" strokecolor="white [3212]">
            <v:textbox style="mso-next-textbox:#_x0000_s1056" inset="0,0,0,0">
              <w:txbxContent>
                <w:p w:rsidR="00F32FC5" w:rsidRPr="00490E75" w:rsidRDefault="00F32FC5">
                  <w:pPr>
                    <w:rPr>
                      <w:rFonts w:ascii="Times New Roman" w:hAnsi="Times New Roman"/>
                      <w:sz w:val="12"/>
                      <w:szCs w:val="12"/>
                      <w:rPrChange w:id="233" w:author="user" w:date="2019-03-18T13:19:00Z">
                        <w:rPr/>
                      </w:rPrChange>
                    </w:rPr>
                  </w:pPr>
                  <w:ins w:id="234" w:author="user" w:date="2019-03-18T13:19:00Z">
                    <w:r>
                      <w:rPr>
                        <w:rFonts w:ascii="Times New Roman" w:hAnsi="Times New Roman" w:hint="eastAsia"/>
                        <w:sz w:val="12"/>
                        <w:szCs w:val="12"/>
                      </w:rPr>
                      <w:t>Data shaping ( )</w:t>
                    </w:r>
                  </w:ins>
                </w:p>
              </w:txbxContent>
            </v:textbox>
          </v:shape>
        </w:pict>
      </w:r>
      <w:r>
        <w:rPr>
          <w:noProof/>
        </w:rPr>
        <w:pict>
          <v:shape id="_x0000_s1052" type="#_x0000_t202" style="position:absolute;left:0;text-align:left;margin-left:212.4pt;margin-top:69.45pt;width:80.55pt;height:30.6pt;z-index:251683840" fillcolor="#d99594 [1941]">
            <v:textbox inset="0,0,0,0">
              <w:txbxContent>
                <w:p w:rsidR="00F32FC5" w:rsidRDefault="00F32FC5">
                  <w:pPr>
                    <w:jc w:val="left"/>
                    <w:rPr>
                      <w:rFonts w:ascii="Times New Roman" w:hAnsi="Times New Roman"/>
                      <w:sz w:val="14"/>
                      <w:szCs w:val="14"/>
                      <w:rPrChange w:id="235" w:author="user" w:date="2019-03-18T13:11:00Z">
                        <w:rPr/>
                      </w:rPrChange>
                    </w:rPr>
                    <w:pPrChange w:id="236" w:author="user" w:date="2019-03-18T13:12:00Z">
                      <w:pPr/>
                    </w:pPrChange>
                  </w:pPr>
                  <w:ins w:id="237" w:author="user" w:date="2019-03-18T13:11:00Z">
                    <w:r>
                      <w:rPr>
                        <w:rFonts w:ascii="Times New Roman" w:hAnsi="Times New Roman" w:hint="eastAsia"/>
                        <w:sz w:val="14"/>
                        <w:szCs w:val="14"/>
                      </w:rPr>
                      <w:t>Work</w:t>
                    </w:r>
                  </w:ins>
                  <w:ins w:id="238" w:author="user" w:date="2019-03-18T13:12:00Z">
                    <w:r>
                      <w:rPr>
                        <w:rFonts w:ascii="Times New Roman" w:hAnsi="Times New Roman" w:hint="eastAsia"/>
                        <w:sz w:val="14"/>
                        <w:szCs w:val="14"/>
                      </w:rPr>
                      <w:t xml:space="preserve"> </w:t>
                    </w:r>
                  </w:ins>
                  <w:ins w:id="239" w:author="user" w:date="2019-03-18T13:11:00Z">
                    <w:r>
                      <w:rPr>
                        <w:rFonts w:ascii="Times New Roman" w:hAnsi="Times New Roman" w:hint="eastAsia"/>
                        <w:sz w:val="14"/>
                        <w:szCs w:val="14"/>
                      </w:rPr>
                      <w:t>list server information</w:t>
                    </w:r>
                  </w:ins>
                  <w:ins w:id="240" w:author="user" w:date="2019-03-18T13:12:00Z">
                    <w:r>
                      <w:rPr>
                        <w:rFonts w:ascii="Times New Roman" w:hAnsi="Times New Roman"/>
                        <w:sz w:val="14"/>
                        <w:szCs w:val="14"/>
                      </w:rPr>
                      <w:br/>
                    </w:r>
                    <w:r>
                      <w:rPr>
                        <w:rFonts w:ascii="Times New Roman" w:hAnsi="Times New Roman" w:hint="eastAsia"/>
                        <w:sz w:val="14"/>
                        <w:szCs w:val="14"/>
                      </w:rPr>
                      <w:t>is not matching.</w:t>
                    </w:r>
                  </w:ins>
                </w:p>
              </w:txbxContent>
            </v:textbox>
          </v:shape>
        </w:pict>
      </w:r>
      <w:r>
        <w:rPr>
          <w:noProof/>
        </w:rPr>
        <w:pict>
          <v:shape id="_x0000_s1055" type="#_x0000_t202" style="position:absolute;left:0;text-align:left;margin-left:48.8pt;margin-top:66.3pt;width:97.65pt;height:13.55pt;z-index:251686912" strokecolor="white [3212]">
            <v:textbox inset="0,0,0,0">
              <w:txbxContent>
                <w:p w:rsidR="00F32FC5" w:rsidRPr="003E3A17" w:rsidRDefault="00F32FC5">
                  <w:pPr>
                    <w:rPr>
                      <w:rFonts w:ascii="Times New Roman" w:hAnsi="Times New Roman"/>
                      <w:sz w:val="12"/>
                      <w:szCs w:val="12"/>
                      <w:rPrChange w:id="241" w:author="user" w:date="2019-03-18T13:09:00Z">
                        <w:rPr/>
                      </w:rPrChange>
                    </w:rPr>
                  </w:pPr>
                  <w:ins w:id="242" w:author="user" w:date="2019-03-18T13:10:00Z">
                    <w:r>
                      <w:rPr>
                        <w:rFonts w:ascii="Times New Roman" w:hAnsi="Times New Roman" w:hint="eastAsia"/>
                        <w:sz w:val="12"/>
                        <w:szCs w:val="12"/>
                      </w:rPr>
                      <w:t>Click work list query button ( )</w:t>
                    </w:r>
                  </w:ins>
                </w:p>
              </w:txbxContent>
            </v:textbox>
          </v:shape>
        </w:pict>
      </w:r>
      <w:r>
        <w:rPr>
          <w:noProof/>
        </w:rPr>
        <w:pict>
          <v:shape id="_x0000_s1054" type="#_x0000_t202" style="position:absolute;left:0;text-align:left;margin-left:44.5pt;margin-top:32pt;width:128.35pt;height:15pt;z-index:251685888" strokecolor="white [3212]">
            <v:textbox inset="0,0,0,0">
              <w:txbxContent>
                <w:p w:rsidR="00F32FC5" w:rsidRDefault="00F32FC5">
                  <w:pPr>
                    <w:jc w:val="left"/>
                    <w:rPr>
                      <w:rFonts w:ascii="Times New Roman" w:hAnsi="Times New Roman"/>
                      <w:sz w:val="12"/>
                      <w:szCs w:val="12"/>
                      <w:rPrChange w:id="243" w:author="user" w:date="2019-03-18T13:08:00Z">
                        <w:rPr/>
                      </w:rPrChange>
                    </w:rPr>
                    <w:pPrChange w:id="244" w:author="user" w:date="2019-03-18T13:08:00Z">
                      <w:pPr/>
                    </w:pPrChange>
                  </w:pPr>
                  <w:ins w:id="245" w:author="user" w:date="2019-03-18T13:08:00Z">
                    <w:r w:rsidRPr="00210A6E">
                      <w:rPr>
                        <w:rFonts w:ascii="Times New Roman" w:hAnsi="Times New Roman"/>
                        <w:sz w:val="12"/>
                        <w:szCs w:val="12"/>
                        <w:rPrChange w:id="246" w:author="user" w:date="2019-03-18T13:08:00Z">
                          <w:rPr>
                            <w:rFonts w:ascii="Times New Roman" w:hAnsi="Times New Roman"/>
                            <w:sz w:val="14"/>
                            <w:szCs w:val="14"/>
                          </w:rPr>
                        </w:rPrChange>
                      </w:rPr>
                      <w:t>GUI Display for patient information input ( )</w:t>
                    </w:r>
                  </w:ins>
                </w:p>
              </w:txbxContent>
            </v:textbox>
          </v:shape>
        </w:pict>
      </w:r>
      <w:r>
        <w:rPr>
          <w:noProof/>
        </w:rPr>
        <w:pict>
          <v:shape id="_x0000_s1053" type="#_x0000_t202" style="position:absolute;left:0;text-align:left;margin-left:4.2pt;margin-top:1.05pt;width:153.25pt;height:14.25pt;z-index:251684864">
            <v:textbox style="mso-next-textbox:#_x0000_s1053" inset="0,0,0,0">
              <w:txbxContent>
                <w:p w:rsidR="00F32FC5" w:rsidRPr="00747CB0" w:rsidRDefault="00F32FC5">
                  <w:pPr>
                    <w:rPr>
                      <w:rFonts w:ascii="Times New Roman" w:hAnsi="Times New Roman"/>
                      <w:sz w:val="14"/>
                      <w:szCs w:val="14"/>
                      <w:rPrChange w:id="247" w:author="user" w:date="2019-03-18T13:04:00Z">
                        <w:rPr/>
                      </w:rPrChange>
                    </w:rPr>
                  </w:pPr>
                  <w:ins w:id="248" w:author="user" w:date="2019-03-19T20:16:00Z">
                    <w:r>
                      <w:rPr>
                        <w:rFonts w:ascii="Times New Roman" w:hAnsi="Times New Roman" w:hint="eastAsia"/>
                        <w:sz w:val="14"/>
                        <w:szCs w:val="14"/>
                      </w:rPr>
                      <w:t xml:space="preserve">sd </w:t>
                    </w:r>
                  </w:ins>
                  <w:ins w:id="249" w:author="user" w:date="2019-03-18T13:04:00Z">
                    <w:r>
                      <w:rPr>
                        <w:rFonts w:ascii="Times New Roman" w:hAnsi="Times New Roman" w:hint="eastAsia"/>
                        <w:sz w:val="14"/>
                        <w:szCs w:val="14"/>
                      </w:rPr>
                      <w:t xml:space="preserve">Input patient </w:t>
                    </w:r>
                    <w:r>
                      <w:rPr>
                        <w:rFonts w:ascii="Times New Roman" w:hAnsi="Times New Roman"/>
                        <w:sz w:val="14"/>
                        <w:szCs w:val="14"/>
                      </w:rPr>
                      <w:t>information</w:t>
                    </w:r>
                    <w:r>
                      <w:rPr>
                        <w:rFonts w:ascii="Times New Roman" w:hAnsi="Times New Roman" w:hint="eastAsia"/>
                        <w:sz w:val="14"/>
                        <w:szCs w:val="14"/>
                      </w:rPr>
                      <w:t xml:space="preserve"> (work </w:t>
                    </w:r>
                    <w:r>
                      <w:rPr>
                        <w:rFonts w:ascii="Times New Roman" w:hAnsi="Times New Roman"/>
                        <w:sz w:val="14"/>
                        <w:szCs w:val="14"/>
                      </w:rPr>
                      <w:t>list</w:t>
                    </w:r>
                    <w:r>
                      <w:rPr>
                        <w:rFonts w:ascii="Times New Roman" w:hAnsi="Times New Roman" w:hint="eastAsia"/>
                        <w:sz w:val="14"/>
                        <w:szCs w:val="14"/>
                      </w:rPr>
                      <w:t xml:space="preserve"> sel</w:t>
                    </w:r>
                  </w:ins>
                  <w:ins w:id="250" w:author="user" w:date="2019-03-18T13:05:00Z">
                    <w:r>
                      <w:rPr>
                        <w:rFonts w:ascii="Times New Roman" w:hAnsi="Times New Roman" w:hint="eastAsia"/>
                        <w:sz w:val="14"/>
                        <w:szCs w:val="14"/>
                      </w:rPr>
                      <w:t>e</w:t>
                    </w:r>
                  </w:ins>
                  <w:ins w:id="251" w:author="user" w:date="2019-03-18T13:04:00Z">
                    <w:r>
                      <w:rPr>
                        <w:rFonts w:ascii="Times New Roman" w:hAnsi="Times New Roman" w:hint="eastAsia"/>
                        <w:sz w:val="14"/>
                        <w:szCs w:val="14"/>
                      </w:rPr>
                      <w:t>ction)</w:t>
                    </w:r>
                  </w:ins>
                </w:p>
              </w:txbxContent>
            </v:textbox>
          </v:shape>
        </w:pict>
      </w:r>
      <w:r w:rsidR="00A31C3E">
        <w:rPr>
          <w:noProof/>
        </w:rPr>
        <w:drawing>
          <wp:inline distT="0" distB="0" distL="0" distR="0">
            <wp:extent cx="6120130" cy="6389893"/>
            <wp:effectExtent l="0" t="0" r="0" b="0"/>
            <wp:docPr id="25"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6389893"/>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6</w:t>
        </w:r>
      </w:fldSimple>
      <w:r>
        <w:t xml:space="preserve"> Input of patient information (</w:t>
      </w:r>
      <w:r>
        <w:rPr>
          <w:rFonts w:hint="eastAsia"/>
        </w:rPr>
        <w:t>work list selection)</w:t>
      </w:r>
    </w:p>
    <w:p w:rsidR="00A31C3E" w:rsidRDefault="00A31C3E">
      <w:r>
        <w:br w:type="page"/>
      </w:r>
    </w:p>
    <w:p w:rsidR="00CB1633" w:rsidRDefault="00CB1633"/>
    <w:p w:rsidR="00B07220" w:rsidRDefault="00CB1633">
      <w:pPr>
        <w:pStyle w:val="Heading3"/>
        <w:spacing w:before="180"/>
      </w:pPr>
      <w:r>
        <w:rPr>
          <w:rFonts w:hint="eastAsia"/>
        </w:rPr>
        <w:t>Measurement</w:t>
      </w:r>
    </w:p>
    <w:p w:rsidR="00CB1633" w:rsidRDefault="00CB1633">
      <w:pPr>
        <w:pStyle w:val="Heading4"/>
      </w:pPr>
      <w:r>
        <w:rPr>
          <w:rFonts w:hint="eastAsia"/>
        </w:rPr>
        <w:t>Refractometer measurement</w:t>
      </w:r>
    </w:p>
    <w:p w:rsidR="00CB1633" w:rsidRDefault="00210A6E">
      <w:pPr>
        <w:keepNext/>
      </w:pPr>
      <w:r>
        <w:rPr>
          <w:noProof/>
        </w:rPr>
        <w:pict>
          <v:shape id="_x0000_s1084" type="#_x0000_t202" style="position:absolute;left:0;text-align:left;margin-left:33.8pt;margin-top:309.1pt;width:37.8pt;height:32.5pt;z-index:251716608" strokecolor="white [3212]">
            <v:textbox inset="0,0,0,0">
              <w:txbxContent>
                <w:p w:rsidR="00F32FC5" w:rsidRPr="00467839" w:rsidRDefault="00F32FC5">
                  <w:pPr>
                    <w:rPr>
                      <w:rFonts w:ascii="Times New Roman" w:hAnsi="Times New Roman"/>
                      <w:sz w:val="12"/>
                      <w:szCs w:val="12"/>
                      <w:rPrChange w:id="252" w:author="user" w:date="2019-03-18T15:04:00Z">
                        <w:rPr/>
                      </w:rPrChange>
                    </w:rPr>
                  </w:pPr>
                  <w:ins w:id="253" w:author="user" w:date="2019-03-18T15:05:00Z">
                    <w:r>
                      <w:rPr>
                        <w:rFonts w:ascii="Times New Roman" w:hAnsi="Times New Roman" w:hint="eastAsia"/>
                        <w:sz w:val="12"/>
                        <w:szCs w:val="12"/>
                      </w:rPr>
                      <w:t xml:space="preserve">Measurement </w:t>
                    </w:r>
                    <w:r>
                      <w:rPr>
                        <w:rFonts w:ascii="Times New Roman" w:hAnsi="Times New Roman"/>
                        <w:sz w:val="12"/>
                        <w:szCs w:val="12"/>
                      </w:rPr>
                      <w:br/>
                    </w:r>
                    <w:r>
                      <w:rPr>
                        <w:rFonts w:ascii="Times New Roman" w:hAnsi="Times New Roman" w:hint="eastAsia"/>
                        <w:sz w:val="12"/>
                        <w:szCs w:val="12"/>
                      </w:rPr>
                      <w:t>complete</w:t>
                    </w:r>
                  </w:ins>
                </w:p>
              </w:txbxContent>
            </v:textbox>
          </v:shape>
        </w:pict>
      </w:r>
      <w:r>
        <w:rPr>
          <w:noProof/>
        </w:rPr>
        <w:pict>
          <v:shape id="_x0000_s1083" type="#_x0000_t202" style="position:absolute;left:0;text-align:left;margin-left:33.8pt;margin-top:365.75pt;width:62.9pt;height:14.25pt;z-index:251715584" strokecolor="white [3212]">
            <v:textbox inset="0,0,0,0">
              <w:txbxContent>
                <w:p w:rsidR="00F32FC5" w:rsidRPr="00467839" w:rsidRDefault="00F32FC5">
                  <w:pPr>
                    <w:rPr>
                      <w:rFonts w:ascii="Times New Roman" w:hAnsi="Times New Roman"/>
                      <w:sz w:val="12"/>
                      <w:szCs w:val="12"/>
                      <w:rPrChange w:id="254" w:author="user" w:date="2019-03-18T15:03:00Z">
                        <w:rPr/>
                      </w:rPrChange>
                    </w:rPr>
                  </w:pPr>
                  <w:ins w:id="255" w:author="user" w:date="2019-03-18T15:04:00Z">
                    <w:r>
                      <w:rPr>
                        <w:rFonts w:ascii="Times New Roman" w:hAnsi="Times New Roman" w:hint="eastAsia"/>
                        <w:sz w:val="12"/>
                        <w:szCs w:val="12"/>
                      </w:rPr>
                      <w:t>Update screen display ( )</w:t>
                    </w:r>
                  </w:ins>
                </w:p>
              </w:txbxContent>
            </v:textbox>
          </v:shape>
        </w:pict>
      </w:r>
      <w:r>
        <w:rPr>
          <w:noProof/>
        </w:rPr>
        <w:pict>
          <v:shape id="_x0000_s1082" type="#_x0000_t202" style="position:absolute;left:0;text-align:left;margin-left:96.7pt;margin-top:221.8pt;width:42.75pt;height:13.5pt;z-index:251714560" strokecolor="white [3212]">
            <v:textbox style="mso-next-textbox:#_x0000_s1082" inset="0,0,0,0">
              <w:txbxContent>
                <w:p w:rsidR="00F32FC5" w:rsidRPr="000C2A4F" w:rsidRDefault="00F32FC5">
                  <w:pPr>
                    <w:rPr>
                      <w:rFonts w:ascii="Times New Roman" w:hAnsi="Times New Roman"/>
                      <w:sz w:val="12"/>
                      <w:szCs w:val="12"/>
                      <w:rPrChange w:id="256" w:author="user" w:date="2019-03-18T15:01:00Z">
                        <w:rPr/>
                      </w:rPrChange>
                    </w:rPr>
                  </w:pPr>
                  <w:ins w:id="257" w:author="user" w:date="2019-03-18T15:02:00Z">
                    <w:r>
                      <w:rPr>
                        <w:rFonts w:ascii="Times New Roman" w:hAnsi="Times New Roman" w:hint="eastAsia"/>
                        <w:sz w:val="12"/>
                        <w:szCs w:val="12"/>
                      </w:rPr>
                      <w:t>Cloud and fog ( )</w:t>
                    </w:r>
                  </w:ins>
                </w:p>
              </w:txbxContent>
            </v:textbox>
          </v:shape>
        </w:pict>
      </w:r>
      <w:r>
        <w:rPr>
          <w:noProof/>
        </w:rPr>
        <w:pict>
          <v:shape id="_x0000_s1081" type="#_x0000_t202" style="position:absolute;left:0;text-align:left;margin-left:81.8pt;margin-top:245.55pt;width:36pt;height:15.35pt;z-index:251713536" strokecolor="white [3212]">
            <v:textbox inset="0,0,0,0">
              <w:txbxContent>
                <w:p w:rsidR="00F32FC5" w:rsidRPr="00437B61" w:rsidRDefault="00F32FC5" w:rsidP="00C96F15">
                  <w:pPr>
                    <w:rPr>
                      <w:ins w:id="258" w:author="user" w:date="2019-03-18T14:51:00Z"/>
                      <w:rFonts w:ascii="Times New Roman" w:hAnsi="Times New Roman"/>
                      <w:sz w:val="12"/>
                      <w:szCs w:val="12"/>
                    </w:rPr>
                  </w:pPr>
                  <w:ins w:id="259" w:author="user" w:date="2019-03-18T14:51:00Z">
                    <w:r>
                      <w:rPr>
                        <w:rFonts w:ascii="Times New Roman" w:hAnsi="Times New Roman" w:hint="eastAsia"/>
                        <w:sz w:val="12"/>
                        <w:szCs w:val="12"/>
                      </w:rPr>
                      <w:t>Completion</w:t>
                    </w:r>
                  </w:ins>
                </w:p>
                <w:p w:rsidR="00F32FC5" w:rsidRPr="00C96F15" w:rsidRDefault="00F32FC5">
                  <w:pPr>
                    <w:rPr>
                      <w:rFonts w:ascii="Times New Roman" w:hAnsi="Times New Roman"/>
                      <w:sz w:val="12"/>
                      <w:szCs w:val="12"/>
                      <w:rPrChange w:id="260" w:author="user" w:date="2019-03-18T14:51:00Z">
                        <w:rPr/>
                      </w:rPrChange>
                    </w:rPr>
                  </w:pPr>
                </w:p>
              </w:txbxContent>
            </v:textbox>
          </v:shape>
        </w:pict>
      </w:r>
      <w:r>
        <w:rPr>
          <w:noProof/>
        </w:rPr>
        <w:pict>
          <v:shape id="_x0000_s1080" type="#_x0000_t202" style="position:absolute;left:0;text-align:left;margin-left:81.8pt;margin-top:200.35pt;width:37.1pt;height:15.3pt;z-index:251712512" strokecolor="white [3212]">
            <v:textbox inset="0,0,0,0">
              <w:txbxContent>
                <w:p w:rsidR="00F32FC5" w:rsidRPr="00437B61" w:rsidRDefault="00F32FC5">
                  <w:pPr>
                    <w:rPr>
                      <w:rFonts w:ascii="Times New Roman" w:hAnsi="Times New Roman"/>
                      <w:sz w:val="12"/>
                      <w:szCs w:val="12"/>
                      <w:rPrChange w:id="261" w:author="user" w:date="2019-03-18T14:50:00Z">
                        <w:rPr/>
                      </w:rPrChange>
                    </w:rPr>
                  </w:pPr>
                  <w:ins w:id="262" w:author="user" w:date="2019-03-18T14:50:00Z">
                    <w:r>
                      <w:rPr>
                        <w:rFonts w:ascii="Times New Roman" w:hAnsi="Times New Roman" w:hint="eastAsia"/>
                        <w:sz w:val="12"/>
                        <w:szCs w:val="12"/>
                      </w:rPr>
                      <w:t>Completion</w:t>
                    </w:r>
                  </w:ins>
                </w:p>
              </w:txbxContent>
            </v:textbox>
          </v:shape>
        </w:pict>
      </w:r>
      <w:r>
        <w:rPr>
          <w:noProof/>
        </w:rPr>
        <w:pict>
          <v:shape id="_x0000_s1079" type="#_x0000_t202" style="position:absolute;left:0;text-align:left;margin-left:241.05pt;margin-top:232.5pt;width:70.05pt;height:13.05pt;z-index:251711488" strokecolor="white [3212]">
            <v:textbox inset="0,0,0,0">
              <w:txbxContent>
                <w:p w:rsidR="00F32FC5" w:rsidRPr="00E54F63" w:rsidRDefault="00F32FC5" w:rsidP="00E54F63">
                  <w:pPr>
                    <w:jc w:val="left"/>
                    <w:rPr>
                      <w:ins w:id="263" w:author="user" w:date="2019-03-18T14:48:00Z"/>
                      <w:rFonts w:ascii="Times New Roman" w:hAnsi="Times New Roman"/>
                      <w:sz w:val="12"/>
                      <w:szCs w:val="12"/>
                    </w:rPr>
                  </w:pPr>
                  <w:ins w:id="264" w:author="user" w:date="2019-03-18T14:48:00Z">
                    <w:r>
                      <w:rPr>
                        <w:rFonts w:ascii="Times New Roman" w:hAnsi="Times New Roman" w:hint="eastAsia"/>
                        <w:sz w:val="12"/>
                        <w:szCs w:val="12"/>
                      </w:rPr>
                      <w:t>Lens movement (P</w:t>
                    </w:r>
                    <w:r>
                      <w:rPr>
                        <w:rFonts w:ascii="Times New Roman" w:hAnsi="Times New Roman"/>
                        <w:sz w:val="12"/>
                        <w:szCs w:val="12"/>
                      </w:rPr>
                      <w:t>o</w:t>
                    </w:r>
                    <w:r>
                      <w:rPr>
                        <w:rFonts w:ascii="Times New Roman" w:hAnsi="Times New Roman" w:hint="eastAsia"/>
                        <w:sz w:val="12"/>
                        <w:szCs w:val="12"/>
                      </w:rPr>
                      <w:t xml:space="preserve">sition) </w:t>
                    </w:r>
                  </w:ins>
                </w:p>
                <w:p w:rsidR="00F32FC5" w:rsidRDefault="00F32FC5"/>
              </w:txbxContent>
            </v:textbox>
          </v:shape>
        </w:pict>
      </w:r>
      <w:r>
        <w:rPr>
          <w:noProof/>
        </w:rPr>
        <w:pict>
          <v:shape id="_x0000_s1078" type="#_x0000_t202" style="position:absolute;left:0;text-align:left;margin-left:241.05pt;margin-top:185.9pt;width:70.05pt;height:15.3pt;z-index:251710464" strokecolor="white [3212]">
            <v:textbox style="mso-next-textbox:#_x0000_s1078" inset="0,0,0,0">
              <w:txbxContent>
                <w:p w:rsidR="00F32FC5" w:rsidRDefault="00F32FC5">
                  <w:pPr>
                    <w:jc w:val="left"/>
                    <w:rPr>
                      <w:rFonts w:ascii="Times New Roman" w:hAnsi="Times New Roman"/>
                      <w:sz w:val="12"/>
                      <w:szCs w:val="12"/>
                      <w:rPrChange w:id="265" w:author="user" w:date="2019-03-18T14:43:00Z">
                        <w:rPr/>
                      </w:rPrChange>
                    </w:rPr>
                    <w:pPrChange w:id="266" w:author="user" w:date="2019-03-18T14:44:00Z">
                      <w:pPr/>
                    </w:pPrChange>
                  </w:pPr>
                  <w:ins w:id="267" w:author="user" w:date="2019-03-18T14:43:00Z">
                    <w:r>
                      <w:rPr>
                        <w:rFonts w:ascii="Times New Roman" w:hAnsi="Times New Roman" w:hint="eastAsia"/>
                        <w:sz w:val="12"/>
                        <w:szCs w:val="12"/>
                      </w:rPr>
                      <w:t>Lens</w:t>
                    </w:r>
                  </w:ins>
                  <w:ins w:id="268" w:author="user" w:date="2019-03-18T14:44:00Z">
                    <w:r>
                      <w:rPr>
                        <w:rFonts w:ascii="Times New Roman" w:hAnsi="Times New Roman" w:hint="eastAsia"/>
                        <w:sz w:val="12"/>
                        <w:szCs w:val="12"/>
                      </w:rPr>
                      <w:t xml:space="preserve"> </w:t>
                    </w:r>
                  </w:ins>
                  <w:ins w:id="269" w:author="user" w:date="2019-03-18T14:43:00Z">
                    <w:r>
                      <w:rPr>
                        <w:rFonts w:ascii="Times New Roman" w:hAnsi="Times New Roman" w:hint="eastAsia"/>
                        <w:sz w:val="12"/>
                        <w:szCs w:val="12"/>
                      </w:rPr>
                      <w:t>movement (P</w:t>
                    </w:r>
                    <w:r>
                      <w:rPr>
                        <w:rFonts w:ascii="Times New Roman" w:hAnsi="Times New Roman"/>
                        <w:sz w:val="12"/>
                        <w:szCs w:val="12"/>
                      </w:rPr>
                      <w:t>o</w:t>
                    </w:r>
                    <w:r>
                      <w:rPr>
                        <w:rFonts w:ascii="Times New Roman" w:hAnsi="Times New Roman" w:hint="eastAsia"/>
                        <w:sz w:val="12"/>
                        <w:szCs w:val="12"/>
                      </w:rPr>
                      <w:t xml:space="preserve">sition) </w:t>
                    </w:r>
                  </w:ins>
                </w:p>
              </w:txbxContent>
            </v:textbox>
          </v:shape>
        </w:pict>
      </w:r>
      <w:r>
        <w:rPr>
          <w:noProof/>
        </w:rPr>
        <w:pict>
          <v:shape id="_x0000_s1077" type="#_x0000_t202" style="position:absolute;left:0;text-align:left;margin-left:273.65pt;margin-top:125.7pt;width:52.15pt;height:12.7pt;z-index:251709440" strokecolor="white [3212]">
            <v:textbox style="mso-next-textbox:#_x0000_s1077" inset="0,0,0,0">
              <w:txbxContent>
                <w:p w:rsidR="00F32FC5" w:rsidRPr="005A6B7C" w:rsidRDefault="00F32FC5">
                  <w:pPr>
                    <w:rPr>
                      <w:rFonts w:ascii="Times New Roman" w:hAnsi="Times New Roman"/>
                      <w:sz w:val="12"/>
                      <w:szCs w:val="12"/>
                      <w:rPrChange w:id="270" w:author="user" w:date="2019-03-18T14:41:00Z">
                        <w:rPr/>
                      </w:rPrChange>
                    </w:rPr>
                  </w:pPr>
                  <w:ins w:id="271" w:author="user" w:date="2019-03-18T14:42:00Z">
                    <w:r>
                      <w:rPr>
                        <w:rFonts w:ascii="Times New Roman" w:hAnsi="Times New Roman" w:hint="eastAsia"/>
                        <w:sz w:val="12"/>
                        <w:szCs w:val="12"/>
                      </w:rPr>
                      <w:t>Set light intensity ( )</w:t>
                    </w:r>
                  </w:ins>
                </w:p>
              </w:txbxContent>
            </v:textbox>
          </v:shape>
        </w:pict>
      </w:r>
      <w:r>
        <w:rPr>
          <w:noProof/>
        </w:rPr>
        <w:pict>
          <v:shape id="_x0000_s1076" type="#_x0000_t202" style="position:absolute;left:0;text-align:left;margin-left:77.5pt;margin-top:63.4pt;width:41.4pt;height:31.6pt;z-index:251708416" fillcolor="#e5b8b7 [1301]" strokecolor="white [3212]">
            <v:textbox style="mso-next-textbox:#_x0000_s1076" inset="5.85pt,.7pt,5.85pt,.7pt">
              <w:txbxContent>
                <w:p w:rsidR="00F32FC5" w:rsidRDefault="00F32FC5">
                  <w:pPr>
                    <w:spacing w:line="168" w:lineRule="auto"/>
                    <w:rPr>
                      <w:ins w:id="272" w:author="user" w:date="2019-03-18T14:41:00Z"/>
                      <w:rFonts w:ascii="Times New Roman" w:hAnsi="Times New Roman"/>
                      <w:sz w:val="12"/>
                      <w:szCs w:val="12"/>
                    </w:rPr>
                    <w:pPrChange w:id="273" w:author="user" w:date="2019-03-18T14:41:00Z">
                      <w:pPr/>
                    </w:pPrChange>
                  </w:pPr>
                  <w:ins w:id="274" w:author="user" w:date="2019-03-18T14:38:00Z">
                    <w:r>
                      <w:rPr>
                        <w:rFonts w:ascii="Times New Roman" w:hAnsi="Times New Roman" w:hint="eastAsia"/>
                        <w:sz w:val="12"/>
                        <w:szCs w:val="12"/>
                      </w:rPr>
                      <w:t>Measure</w:t>
                    </w:r>
                  </w:ins>
                </w:p>
                <w:p w:rsidR="00F32FC5" w:rsidRDefault="00F32FC5">
                  <w:pPr>
                    <w:spacing w:line="168" w:lineRule="auto"/>
                    <w:rPr>
                      <w:rFonts w:ascii="Times New Roman" w:hAnsi="Times New Roman"/>
                      <w:sz w:val="12"/>
                      <w:szCs w:val="12"/>
                      <w:rPrChange w:id="275" w:author="user" w:date="2019-03-18T14:37:00Z">
                        <w:rPr/>
                      </w:rPrChange>
                    </w:rPr>
                    <w:pPrChange w:id="276" w:author="user" w:date="2019-03-18T14:41:00Z">
                      <w:pPr/>
                    </w:pPrChange>
                  </w:pPr>
                  <w:ins w:id="277" w:author="user" w:date="2019-03-18T14:38:00Z">
                    <w:r>
                      <w:rPr>
                        <w:rFonts w:ascii="Times New Roman" w:hAnsi="Times New Roman" w:hint="eastAsia"/>
                        <w:sz w:val="12"/>
                        <w:szCs w:val="12"/>
                      </w:rPr>
                      <w:t>reflectio</w:t>
                    </w:r>
                  </w:ins>
                  <w:ins w:id="278" w:author="user" w:date="2019-03-18T14:39:00Z">
                    <w:r>
                      <w:rPr>
                        <w:rFonts w:ascii="Times New Roman" w:hAnsi="Times New Roman" w:hint="eastAsia"/>
                        <w:sz w:val="12"/>
                        <w:szCs w:val="12"/>
                      </w:rPr>
                      <w:t>n</w:t>
                    </w:r>
                  </w:ins>
                </w:p>
              </w:txbxContent>
            </v:textbox>
          </v:shape>
        </w:pict>
      </w:r>
      <w:r>
        <w:rPr>
          <w:noProof/>
        </w:rPr>
        <w:pict>
          <v:shape id="_x0000_s1075" type="#_x0000_t202" style="position:absolute;left:0;text-align:left;margin-left:40.75pt;margin-top:32.45pt;width:72.35pt;height:12.4pt;z-index:251707392" strokecolor="white [3212]">
            <v:textbox style="mso-next-textbox:#_x0000_s1075" inset="0,0,0,0">
              <w:txbxContent>
                <w:p w:rsidR="00F32FC5" w:rsidRPr="00FC7039" w:rsidRDefault="00F32FC5">
                  <w:pPr>
                    <w:rPr>
                      <w:rFonts w:ascii="Times New Roman" w:hAnsi="Times New Roman"/>
                      <w:sz w:val="12"/>
                      <w:szCs w:val="12"/>
                      <w:rPrChange w:id="279" w:author="user" w:date="2019-03-18T14:35:00Z">
                        <w:rPr/>
                      </w:rPrChange>
                    </w:rPr>
                  </w:pPr>
                  <w:ins w:id="280" w:author="user" w:date="2019-03-18T14:35:00Z">
                    <w:r>
                      <w:rPr>
                        <w:rFonts w:ascii="Times New Roman" w:hAnsi="Times New Roman" w:hint="eastAsia"/>
                        <w:sz w:val="12"/>
                        <w:szCs w:val="12"/>
                      </w:rPr>
                      <w:t>Start</w:t>
                    </w:r>
                  </w:ins>
                  <w:ins w:id="281" w:author="user" w:date="2019-03-18T14:36:00Z">
                    <w:r>
                      <w:rPr>
                        <w:rFonts w:ascii="Times New Roman" w:hAnsi="Times New Roman" w:hint="eastAsia"/>
                        <w:sz w:val="12"/>
                        <w:szCs w:val="12"/>
                      </w:rPr>
                      <w:t xml:space="preserve"> measuring </w:t>
                    </w:r>
                    <w:r>
                      <w:rPr>
                        <w:rFonts w:ascii="Times New Roman" w:hAnsi="Times New Roman"/>
                        <w:sz w:val="12"/>
                        <w:szCs w:val="12"/>
                      </w:rPr>
                      <w:t>reflection (</w:t>
                    </w:r>
                    <w:r>
                      <w:rPr>
                        <w:rFonts w:ascii="Times New Roman" w:hAnsi="Times New Roman" w:hint="eastAsia"/>
                        <w:sz w:val="12"/>
                        <w:szCs w:val="12"/>
                      </w:rPr>
                      <w:t xml:space="preserve"> )</w:t>
                    </w:r>
                  </w:ins>
                </w:p>
              </w:txbxContent>
            </v:textbox>
          </v:shape>
        </w:pict>
      </w:r>
      <w:r>
        <w:rPr>
          <w:noProof/>
        </w:rPr>
        <w:pict>
          <v:shape id="_x0000_s1074" type="#_x0000_t202" style="position:absolute;left:0;text-align:left;margin-left:3.55pt;margin-top:7.35pt;width:93.15pt;height:11.7pt;z-index:251706368">
            <v:textbox inset="0,0,0,0">
              <w:txbxContent>
                <w:p w:rsidR="00F32FC5" w:rsidRDefault="00F32FC5">
                  <w:pPr>
                    <w:jc w:val="left"/>
                    <w:rPr>
                      <w:rFonts w:ascii="Times New Roman" w:hAnsi="Times New Roman"/>
                      <w:sz w:val="14"/>
                      <w:szCs w:val="14"/>
                      <w:rPrChange w:id="282" w:author="user" w:date="2019-03-18T14:31:00Z">
                        <w:rPr/>
                      </w:rPrChange>
                    </w:rPr>
                    <w:pPrChange w:id="283" w:author="user" w:date="2019-03-18T14:32:00Z">
                      <w:pPr/>
                    </w:pPrChange>
                  </w:pPr>
                  <w:ins w:id="284" w:author="user" w:date="2019-03-19T20:15:00Z">
                    <w:r>
                      <w:rPr>
                        <w:rFonts w:ascii="Times New Roman" w:hAnsi="Times New Roman" w:hint="eastAsia"/>
                        <w:sz w:val="14"/>
                        <w:szCs w:val="14"/>
                      </w:rPr>
                      <w:t xml:space="preserve">sd </w:t>
                    </w:r>
                  </w:ins>
                  <w:ins w:id="285" w:author="user" w:date="2019-03-18T14:31:00Z">
                    <w:r>
                      <w:rPr>
                        <w:rFonts w:ascii="Times New Roman" w:hAnsi="Times New Roman" w:hint="eastAsia"/>
                        <w:sz w:val="14"/>
                        <w:szCs w:val="14"/>
                      </w:rPr>
                      <w:t xml:space="preserve">Measure </w:t>
                    </w:r>
                  </w:ins>
                  <w:ins w:id="286" w:author="user" w:date="2019-03-18T14:32:00Z">
                    <w:r>
                      <w:rPr>
                        <w:rFonts w:ascii="Times New Roman" w:hAnsi="Times New Roman"/>
                        <w:sz w:val="14"/>
                        <w:szCs w:val="14"/>
                      </w:rPr>
                      <w:t>refle</w:t>
                    </w:r>
                  </w:ins>
                  <w:ins w:id="287" w:author="user" w:date="2019-03-18T14:33:00Z">
                    <w:r>
                      <w:rPr>
                        <w:rFonts w:ascii="Times New Roman" w:hAnsi="Times New Roman" w:hint="eastAsia"/>
                        <w:sz w:val="14"/>
                        <w:szCs w:val="14"/>
                      </w:rPr>
                      <w:t>ct</w:t>
                    </w:r>
                  </w:ins>
                  <w:ins w:id="288" w:author="user" w:date="2019-03-18T14:32:00Z">
                    <w:r>
                      <w:rPr>
                        <w:rFonts w:ascii="Times New Roman" w:hAnsi="Times New Roman"/>
                        <w:sz w:val="14"/>
                        <w:szCs w:val="14"/>
                      </w:rPr>
                      <w:t>ion</w:t>
                    </w:r>
                  </w:ins>
                  <w:ins w:id="289" w:author="user" w:date="2019-03-18T14:31:00Z">
                    <w:r>
                      <w:rPr>
                        <w:rFonts w:ascii="Times New Roman" w:hAnsi="Times New Roman" w:hint="eastAsia"/>
                        <w:sz w:val="14"/>
                        <w:szCs w:val="14"/>
                      </w:rPr>
                      <w:t xml:space="preserve"> (Manual)</w:t>
                    </w:r>
                  </w:ins>
                </w:p>
              </w:txbxContent>
            </v:textbox>
          </v:shape>
        </w:pict>
      </w:r>
      <w:r w:rsidR="0036051C">
        <w:rPr>
          <w:noProof/>
        </w:rPr>
        <w:drawing>
          <wp:inline distT="0" distB="0" distL="0" distR="0">
            <wp:extent cx="6130290" cy="5311775"/>
            <wp:effectExtent l="0" t="0" r="3810" b="3175"/>
            <wp:docPr id="9"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7"/>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0290" cy="5311775"/>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7</w:t>
        </w:r>
      </w:fldSimple>
      <w:r>
        <w:t xml:space="preserve"> Refractometer measurement</w:t>
      </w:r>
    </w:p>
    <w:p w:rsidR="00A31C3E" w:rsidRDefault="00A31C3E">
      <w:r>
        <w:br w:type="page"/>
      </w:r>
    </w:p>
    <w:p w:rsidR="00CB1633" w:rsidRDefault="00CB1633"/>
    <w:p w:rsidR="00CB1633" w:rsidRDefault="00CB1633">
      <w:pPr>
        <w:pStyle w:val="Heading4"/>
      </w:pPr>
      <w:r>
        <w:rPr>
          <w:rFonts w:hint="eastAsia"/>
        </w:rPr>
        <w:t>Keratotometer measurement</w:t>
      </w:r>
    </w:p>
    <w:p w:rsidR="00CB1633" w:rsidRDefault="00210A6E">
      <w:pPr>
        <w:keepNext/>
      </w:pPr>
      <w:r>
        <w:rPr>
          <w:noProof/>
        </w:rPr>
        <w:pict>
          <v:shape id="_x0000_s1089" type="#_x0000_t202" style="position:absolute;left:0;text-align:left;margin-left:276.95pt;margin-top:103.05pt;width:190.65pt;height:99.1pt;z-index:251721728" fillcolor="#e5b8b7 [1301]">
            <v:textbox inset="5.85pt,.7pt,5.85pt,.7pt">
              <w:txbxContent>
                <w:p w:rsidR="00F32FC5" w:rsidRDefault="00F32FC5">
                  <w:pPr>
                    <w:rPr>
                      <w:ins w:id="290" w:author="user" w:date="2019-03-18T15:25:00Z"/>
                      <w:rFonts w:ascii="Times New Roman" w:hAnsi="Times New Roman"/>
                      <w:sz w:val="16"/>
                      <w:szCs w:val="16"/>
                    </w:rPr>
                  </w:pPr>
                  <w:ins w:id="291" w:author="user" w:date="2019-03-18T15:25:00Z">
                    <w:r>
                      <w:rPr>
                        <w:rFonts w:ascii="Times New Roman" w:hAnsi="Times New Roman" w:hint="eastAsia"/>
                        <w:sz w:val="16"/>
                        <w:szCs w:val="16"/>
                      </w:rPr>
                      <w:t>In case of Parallel projection,</w:t>
                    </w:r>
                  </w:ins>
                </w:p>
                <w:p w:rsidR="00F32FC5" w:rsidRDefault="00F32FC5">
                  <w:pPr>
                    <w:rPr>
                      <w:ins w:id="292" w:author="user" w:date="2019-03-18T15:27:00Z"/>
                      <w:rFonts w:ascii="Times New Roman" w:hAnsi="Times New Roman"/>
                      <w:sz w:val="16"/>
                      <w:szCs w:val="16"/>
                    </w:rPr>
                  </w:pPr>
                  <w:ins w:id="293" w:author="user" w:date="2019-03-18T15:28:00Z">
                    <w:r>
                      <w:rPr>
                        <w:rFonts w:ascii="Times New Roman" w:hAnsi="Times New Roman" w:hint="eastAsia"/>
                        <w:sz w:val="16"/>
                        <w:szCs w:val="16"/>
                      </w:rPr>
                      <w:t xml:space="preserve">  </w:t>
                    </w:r>
                  </w:ins>
                  <w:ins w:id="294" w:author="user" w:date="2019-03-18T15:25:00Z">
                    <w:r>
                      <w:rPr>
                        <w:rFonts w:ascii="Times New Roman" w:hAnsi="Times New Roman" w:hint="eastAsia"/>
                        <w:sz w:val="16"/>
                        <w:szCs w:val="16"/>
                      </w:rPr>
                      <w:t>Calculate x,y,z from image</w:t>
                    </w:r>
                  </w:ins>
                  <w:ins w:id="295" w:author="user" w:date="2019-03-18T15:26:00Z">
                    <w:r>
                      <w:rPr>
                        <w:rFonts w:ascii="Times New Roman" w:hAnsi="Times New Roman"/>
                        <w:sz w:val="16"/>
                        <w:szCs w:val="16"/>
                      </w:rPr>
                      <w:br/>
                    </w:r>
                    <w:r>
                      <w:rPr>
                        <w:rFonts w:ascii="Times New Roman" w:hAnsi="Times New Roman" w:hint="eastAsia"/>
                        <w:sz w:val="16"/>
                        <w:szCs w:val="16"/>
                      </w:rPr>
                      <w:t xml:space="preserve">In case of </w:t>
                    </w:r>
                  </w:ins>
                  <w:ins w:id="296" w:author="user" w:date="2019-03-18T15:27:00Z">
                    <w:r>
                      <w:rPr>
                        <w:rFonts w:ascii="Times New Roman" w:hAnsi="Times New Roman" w:hint="eastAsia"/>
                        <w:sz w:val="16"/>
                        <w:szCs w:val="16"/>
                      </w:rPr>
                      <w:t xml:space="preserve">optical lever, </w:t>
                    </w:r>
                  </w:ins>
                </w:p>
                <w:p w:rsidR="00F32FC5" w:rsidRDefault="00F32FC5">
                  <w:pPr>
                    <w:jc w:val="left"/>
                    <w:rPr>
                      <w:rFonts w:ascii="Times New Roman" w:hAnsi="Times New Roman"/>
                      <w:sz w:val="16"/>
                      <w:szCs w:val="16"/>
                      <w:rPrChange w:id="297" w:author="user" w:date="2019-03-18T15:25:00Z">
                        <w:rPr/>
                      </w:rPrChange>
                    </w:rPr>
                    <w:pPrChange w:id="298" w:author="user" w:date="2019-03-18T15:32:00Z">
                      <w:pPr/>
                    </w:pPrChange>
                  </w:pPr>
                  <w:ins w:id="299" w:author="user" w:date="2019-03-18T15:31:00Z">
                    <w:r>
                      <w:rPr>
                        <w:rFonts w:ascii="Times New Roman" w:hAnsi="Times New Roman" w:hint="eastAsia"/>
                        <w:sz w:val="16"/>
                        <w:szCs w:val="16"/>
                      </w:rPr>
                      <w:t xml:space="preserve">   </w:t>
                    </w:r>
                  </w:ins>
                  <w:ins w:id="300" w:author="user" w:date="2019-03-18T15:32:00Z">
                    <w:r>
                      <w:rPr>
                        <w:rFonts w:ascii="Times New Roman" w:hAnsi="Times New Roman" w:hint="eastAsia"/>
                        <w:sz w:val="16"/>
                        <w:szCs w:val="16"/>
                      </w:rPr>
                      <w:t xml:space="preserve">Calculate x,y from image and calculate z by reading </w:t>
                    </w:r>
                  </w:ins>
                  <w:ins w:id="301" w:author="user" w:date="2019-03-18T15:33:00Z">
                    <w:r>
                      <w:rPr>
                        <w:rFonts w:ascii="Times New Roman" w:hAnsi="Times New Roman" w:hint="eastAsia"/>
                        <w:sz w:val="16"/>
                        <w:szCs w:val="16"/>
                      </w:rPr>
                      <w:t>line sensor</w:t>
                    </w:r>
                  </w:ins>
                </w:p>
              </w:txbxContent>
            </v:textbox>
          </v:shape>
        </w:pict>
      </w:r>
      <w:r>
        <w:rPr>
          <w:noProof/>
        </w:rPr>
        <w:pict>
          <v:shapetype id="_x0000_t32" coordsize="21600,21600" o:spt="32" o:oned="t" path="m,l21600,21600e" filled="f">
            <v:path arrowok="t" fillok="f" o:connecttype="none"/>
            <o:lock v:ext="edit" shapetype="t"/>
          </v:shapetype>
          <v:shape id="_x0000_s1091" type="#_x0000_t32" style="position:absolute;left:0;text-align:left;margin-left:351.8pt;margin-top:256.6pt;width:13.5pt;height:.35pt;flip:y;z-index:251723776" o:connectortype="straight">
            <v:stroke endarrow="block"/>
          </v:shape>
        </w:pict>
      </w:r>
      <w:r>
        <w:rPr>
          <w:noProof/>
        </w:rPr>
        <w:pict>
          <v:shape id="_x0000_s1090" type="#_x0000_t32" style="position:absolute;left:0;text-align:left;margin-left:351.8pt;margin-top:222.75pt;width:11pt;height:.05pt;z-index:251722752" o:connectortype="straight">
            <v:stroke endarrow="block"/>
          </v:shape>
        </w:pict>
      </w:r>
      <w:r>
        <w:rPr>
          <w:noProof/>
        </w:rPr>
        <w:pict>
          <v:shape id="_x0000_s1088" type="#_x0000_t202" style="position:absolute;left:0;text-align:left;margin-left:6.05pt;margin-top:14.6pt;width:64.85pt;height:13.9pt;z-index:251720704">
            <v:textbox style="mso-next-textbox:#_x0000_s1088" inset="0,0,0,0">
              <w:txbxContent>
                <w:p w:rsidR="00F32FC5" w:rsidRPr="0021351F" w:rsidRDefault="00F32FC5">
                  <w:pPr>
                    <w:rPr>
                      <w:rFonts w:ascii="Times New Roman" w:hAnsi="Times New Roman"/>
                      <w:sz w:val="16"/>
                      <w:szCs w:val="16"/>
                      <w:rPrChange w:id="302" w:author="user" w:date="2019-03-18T15:21:00Z">
                        <w:rPr/>
                      </w:rPrChange>
                    </w:rPr>
                  </w:pPr>
                  <w:ins w:id="303" w:author="user" w:date="2019-03-19T20:15:00Z">
                    <w:r w:rsidRPr="00925EE7">
                      <w:rPr>
                        <w:rFonts w:ascii="Times New Roman" w:hAnsi="Times New Roman"/>
                        <w:sz w:val="16"/>
                        <w:szCs w:val="16"/>
                      </w:rPr>
                      <w:t>sd</w:t>
                    </w:r>
                    <w:r>
                      <w:rPr>
                        <w:rFonts w:ascii="Times New Roman" w:hAnsi="Times New Roman"/>
                        <w:sz w:val="16"/>
                        <w:szCs w:val="16"/>
                      </w:rPr>
                      <w:t xml:space="preserve"> </w:t>
                    </w:r>
                  </w:ins>
                  <w:ins w:id="304" w:author="user" w:date="2019-03-18T15:21:00Z">
                    <w:r w:rsidRPr="00210A6E">
                      <w:rPr>
                        <w:rFonts w:ascii="Times New Roman" w:hAnsi="Times New Roman"/>
                        <w:sz w:val="16"/>
                        <w:szCs w:val="16"/>
                        <w:rPrChange w:id="305" w:author="user" w:date="2019-03-18T15:21:00Z">
                          <w:rPr/>
                        </w:rPrChange>
                      </w:rPr>
                      <w:t>Measure kerato</w:t>
                    </w:r>
                  </w:ins>
                </w:p>
              </w:txbxContent>
            </v:textbox>
          </v:shape>
        </w:pict>
      </w:r>
      <w:r>
        <w:rPr>
          <w:noProof/>
        </w:rPr>
        <w:pict>
          <v:shape id="_x0000_s1087" type="#_x0000_t202" style="position:absolute;left:0;text-align:left;margin-left:59.15pt;margin-top:297.95pt;width:83.8pt;height:15pt;z-index:251719680" strokecolor="white [3212]">
            <v:textbox inset="0,0,0,0">
              <w:txbxContent>
                <w:p w:rsidR="00F32FC5" w:rsidRPr="001635D1" w:rsidRDefault="00F32FC5">
                  <w:pPr>
                    <w:rPr>
                      <w:rFonts w:ascii="Times New Roman" w:hAnsi="Times New Roman"/>
                      <w:sz w:val="16"/>
                      <w:szCs w:val="16"/>
                      <w:rPrChange w:id="306" w:author="user" w:date="2019-03-18T15:20:00Z">
                        <w:rPr/>
                      </w:rPrChange>
                    </w:rPr>
                  </w:pPr>
                  <w:ins w:id="307" w:author="user" w:date="2019-03-18T15:19:00Z">
                    <w:r w:rsidRPr="00210A6E">
                      <w:rPr>
                        <w:rFonts w:ascii="Times New Roman" w:hAnsi="Times New Roman"/>
                        <w:sz w:val="16"/>
                        <w:szCs w:val="16"/>
                        <w:rPrChange w:id="308" w:author="user" w:date="2019-03-18T15:20:00Z">
                          <w:rPr/>
                        </w:rPrChange>
                      </w:rPr>
                      <w:t xml:space="preserve">Update </w:t>
                    </w:r>
                  </w:ins>
                  <w:ins w:id="309" w:author="user" w:date="2019-03-18T15:20:00Z">
                    <w:r w:rsidRPr="00210A6E">
                      <w:rPr>
                        <w:rFonts w:ascii="Times New Roman" w:hAnsi="Times New Roman"/>
                        <w:sz w:val="16"/>
                        <w:szCs w:val="16"/>
                        <w:rPrChange w:id="310" w:author="user" w:date="2019-03-18T15:20:00Z">
                          <w:rPr/>
                        </w:rPrChange>
                      </w:rPr>
                      <w:t>screen display ( )</w:t>
                    </w:r>
                  </w:ins>
                </w:p>
              </w:txbxContent>
            </v:textbox>
          </v:shape>
        </w:pict>
      </w:r>
      <w:r>
        <w:rPr>
          <w:noProof/>
        </w:rPr>
        <w:pict>
          <v:shape id="_x0000_s1086" type="#_x0000_t202" style="position:absolute;left:0;text-align:left;margin-left:46.7pt;margin-top:222.75pt;width:76.95pt;height:15pt;z-index:251718656" strokecolor="white [3212]">
            <v:textbox inset="0,0,0,0">
              <w:txbxContent>
                <w:p w:rsidR="00F32FC5" w:rsidRPr="00B56695" w:rsidRDefault="00F32FC5">
                  <w:pPr>
                    <w:rPr>
                      <w:rFonts w:ascii="Times New Roman" w:hAnsi="Times New Roman"/>
                      <w:sz w:val="16"/>
                      <w:szCs w:val="16"/>
                      <w:rPrChange w:id="311" w:author="user" w:date="2019-03-18T15:18:00Z">
                        <w:rPr/>
                      </w:rPrChange>
                    </w:rPr>
                  </w:pPr>
                  <w:ins w:id="312" w:author="user" w:date="2019-03-18T15:18:00Z">
                    <w:r>
                      <w:rPr>
                        <w:rFonts w:ascii="Times New Roman" w:hAnsi="Times New Roman" w:hint="eastAsia"/>
                        <w:sz w:val="16"/>
                        <w:szCs w:val="16"/>
                      </w:rPr>
                      <w:t>Measurement complete</w:t>
                    </w:r>
                  </w:ins>
                </w:p>
              </w:txbxContent>
            </v:textbox>
          </v:shape>
        </w:pict>
      </w:r>
      <w:r>
        <w:rPr>
          <w:noProof/>
        </w:rPr>
        <w:pict>
          <v:shape id="_x0000_s1085" type="#_x0000_t202" style="position:absolute;left:0;text-align:left;margin-left:64.15pt;margin-top:62pt;width:86.65pt;height:15.3pt;z-index:251717632" strokecolor="white [3212]">
            <v:textbox inset="0,0,0,0">
              <w:txbxContent>
                <w:p w:rsidR="00F32FC5" w:rsidRPr="004D7834" w:rsidRDefault="00F32FC5">
                  <w:pPr>
                    <w:rPr>
                      <w:rFonts w:ascii="Times New Roman" w:hAnsi="Times New Roman"/>
                      <w:sz w:val="16"/>
                      <w:szCs w:val="16"/>
                      <w:rPrChange w:id="313" w:author="user" w:date="2019-03-18T15:16:00Z">
                        <w:rPr/>
                      </w:rPrChange>
                    </w:rPr>
                  </w:pPr>
                  <w:ins w:id="314" w:author="user" w:date="2019-03-18T15:16:00Z">
                    <w:r>
                      <w:rPr>
                        <w:rFonts w:ascii="Times New Roman" w:hAnsi="Times New Roman" w:hint="eastAsia"/>
                        <w:sz w:val="16"/>
                        <w:szCs w:val="16"/>
                      </w:rPr>
                      <w:t>Start measuring Kerato (</w:t>
                    </w:r>
                  </w:ins>
                  <w:ins w:id="315" w:author="user" w:date="2019-03-18T15:17:00Z">
                    <w:r>
                      <w:rPr>
                        <w:rFonts w:ascii="Times New Roman" w:hAnsi="Times New Roman" w:hint="eastAsia"/>
                        <w:sz w:val="16"/>
                        <w:szCs w:val="16"/>
                      </w:rPr>
                      <w:t xml:space="preserve"> )</w:t>
                    </w:r>
                  </w:ins>
                </w:p>
              </w:txbxContent>
            </v:textbox>
          </v:shape>
        </w:pict>
      </w:r>
      <w:r w:rsidR="0036051C">
        <w:rPr>
          <w:noProof/>
        </w:rPr>
        <w:drawing>
          <wp:inline distT="0" distB="0" distL="0" distR="0">
            <wp:extent cx="6122670" cy="4810760"/>
            <wp:effectExtent l="0" t="0" r="0" b="8890"/>
            <wp:docPr id="10"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8"/>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4810760"/>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8</w:t>
        </w:r>
      </w:fldSimple>
      <w:r>
        <w:rPr>
          <w:rFonts w:hint="eastAsia"/>
        </w:rPr>
        <w:t>Keratometer measurement</w:t>
      </w:r>
    </w:p>
    <w:p w:rsidR="00CB1633" w:rsidRDefault="00CB1633">
      <w:pPr>
        <w:pStyle w:val="Heading4"/>
      </w:pPr>
      <w:r>
        <w:rPr>
          <w:rFonts w:hint="eastAsia"/>
        </w:rPr>
        <w:lastRenderedPageBreak/>
        <w:t>Intraocular pressure measurement</w:t>
      </w:r>
    </w:p>
    <w:p w:rsidR="00CB1633" w:rsidRDefault="00210A6E">
      <w:pPr>
        <w:keepNext/>
      </w:pPr>
      <w:r>
        <w:rPr>
          <w:noProof/>
        </w:rPr>
        <w:pict>
          <v:shape id="_x0000_s1103" type="#_x0000_t202" style="position:absolute;left:0;text-align:left;margin-left:212.4pt;margin-top:264.65pt;width:67.75pt;height:14.6pt;z-index:251736064" strokecolor="white [3212]">
            <v:textbox inset="0,0,0,0">
              <w:txbxContent>
                <w:p w:rsidR="00F32FC5" w:rsidRPr="009B12A8" w:rsidRDefault="00F32FC5">
                  <w:pPr>
                    <w:rPr>
                      <w:rFonts w:ascii="Times New Roman" w:hAnsi="Times New Roman"/>
                      <w:sz w:val="12"/>
                      <w:szCs w:val="12"/>
                      <w:rPrChange w:id="316" w:author="user" w:date="2019-03-18T18:30:00Z">
                        <w:rPr/>
                      </w:rPrChange>
                    </w:rPr>
                  </w:pPr>
                  <w:ins w:id="317" w:author="user" w:date="2019-03-18T18:31:00Z">
                    <w:r w:rsidRPr="009B12A8">
                      <w:rPr>
                        <w:rFonts w:ascii="Times New Roman" w:hAnsi="Times New Roman"/>
                        <w:sz w:val="12"/>
                        <w:szCs w:val="12"/>
                      </w:rPr>
                      <w:t>Light emission</w:t>
                    </w:r>
                    <w:r>
                      <w:rPr>
                        <w:rFonts w:ascii="Times New Roman" w:hAnsi="Times New Roman" w:hint="eastAsia"/>
                        <w:sz w:val="12"/>
                        <w:szCs w:val="12"/>
                      </w:rPr>
                      <w:t xml:space="preserve"> (OFF)</w:t>
                    </w:r>
                  </w:ins>
                </w:p>
              </w:txbxContent>
            </v:textbox>
          </v:shape>
        </w:pict>
      </w:r>
      <w:r>
        <w:rPr>
          <w:noProof/>
        </w:rPr>
        <w:pict>
          <v:shape id="_x0000_s1100" type="#_x0000_t202" style="position:absolute;left:0;text-align:left;margin-left:309.35pt;margin-top:153.4pt;width:84.15pt;height:12.5pt;z-index:251732992" strokecolor="white [3212]">
            <v:textbox style="mso-next-textbox:#_x0000_s1100" inset="0,0,0,0">
              <w:txbxContent>
                <w:p w:rsidR="00F32FC5" w:rsidRDefault="00F32FC5">
                  <w:pPr>
                    <w:jc w:val="left"/>
                    <w:rPr>
                      <w:rFonts w:ascii="Times New Roman" w:hAnsi="Times New Roman"/>
                      <w:sz w:val="12"/>
                      <w:szCs w:val="12"/>
                      <w:rPrChange w:id="318" w:author="user" w:date="2019-03-18T17:27:00Z">
                        <w:rPr/>
                      </w:rPrChange>
                    </w:rPr>
                    <w:pPrChange w:id="319" w:author="user" w:date="2019-03-18T17:27:00Z">
                      <w:pPr/>
                    </w:pPrChange>
                  </w:pPr>
                  <w:ins w:id="320" w:author="user" w:date="2019-03-18T17:27:00Z">
                    <w:r>
                      <w:rPr>
                        <w:rFonts w:ascii="Times New Roman" w:hAnsi="Times New Roman"/>
                        <w:sz w:val="12"/>
                        <w:szCs w:val="12"/>
                      </w:rPr>
                      <w:t>A</w:t>
                    </w:r>
                    <w:r>
                      <w:rPr>
                        <w:rFonts w:ascii="Times New Roman" w:hAnsi="Times New Roman" w:hint="eastAsia"/>
                        <w:sz w:val="12"/>
                        <w:szCs w:val="12"/>
                      </w:rPr>
                      <w:t xml:space="preserve">cquire </w:t>
                    </w:r>
                    <w:r w:rsidRPr="00580594">
                      <w:rPr>
                        <w:rFonts w:ascii="Times New Roman" w:hAnsi="Times New Roman"/>
                        <w:sz w:val="12"/>
                        <w:szCs w:val="12"/>
                      </w:rPr>
                      <w:t>applanation</w:t>
                    </w:r>
                    <w:r>
                      <w:rPr>
                        <w:rFonts w:ascii="Times New Roman" w:hAnsi="Times New Roman" w:hint="eastAsia"/>
                        <w:sz w:val="12"/>
                        <w:szCs w:val="12"/>
                      </w:rPr>
                      <w:t xml:space="preserve"> value ( )</w:t>
                    </w:r>
                  </w:ins>
                </w:p>
              </w:txbxContent>
            </v:textbox>
          </v:shape>
        </w:pict>
      </w:r>
      <w:r>
        <w:rPr>
          <w:noProof/>
        </w:rPr>
        <w:pict>
          <v:shape id="_x0000_s1102" type="#_x0000_t202" style="position:absolute;left:0;text-align:left;margin-left:274.05pt;margin-top:134.55pt;width:101.6pt;height:12.1pt;z-index:251735040" strokecolor="white [3212]">
            <v:textbox inset="0,0,0,0">
              <w:txbxContent>
                <w:p w:rsidR="00F32FC5" w:rsidRDefault="00F32FC5">
                  <w:pPr>
                    <w:jc w:val="left"/>
                    <w:rPr>
                      <w:rFonts w:ascii="Times New Roman" w:hAnsi="Times New Roman"/>
                      <w:sz w:val="12"/>
                      <w:szCs w:val="12"/>
                      <w:rPrChange w:id="321" w:author="user" w:date="2019-03-18T18:26:00Z">
                        <w:rPr/>
                      </w:rPrChange>
                    </w:rPr>
                    <w:pPrChange w:id="322" w:author="user" w:date="2019-03-18T18:26:00Z">
                      <w:pPr/>
                    </w:pPrChange>
                  </w:pPr>
                  <w:ins w:id="323" w:author="user" w:date="2019-03-18T18:26:00Z">
                    <w:r>
                      <w:rPr>
                        <w:rFonts w:ascii="Times New Roman" w:hAnsi="Times New Roman" w:hint="eastAsia"/>
                        <w:sz w:val="12"/>
                        <w:szCs w:val="12"/>
                      </w:rPr>
                      <w:t xml:space="preserve">Acquire </w:t>
                    </w:r>
                  </w:ins>
                  <w:ins w:id="324" w:author="user" w:date="2019-03-18T18:27:00Z">
                    <w:r>
                      <w:rPr>
                        <w:rFonts w:ascii="Times New Roman" w:hAnsi="Times New Roman" w:hint="eastAsia"/>
                        <w:sz w:val="12"/>
                        <w:szCs w:val="12"/>
                      </w:rPr>
                      <w:t>light emission intensity ( )</w:t>
                    </w:r>
                  </w:ins>
                </w:p>
              </w:txbxContent>
            </v:textbox>
          </v:shape>
        </w:pict>
      </w:r>
      <w:r>
        <w:rPr>
          <w:noProof/>
        </w:rPr>
        <w:pict>
          <v:shape id="_x0000_s1101" type="#_x0000_t202" style="position:absolute;left:0;text-align:left;margin-left:212.4pt;margin-top:231.5pt;width:88.05pt;height:15.4pt;z-index:251734016" strokecolor="white [3212]">
            <v:textbox inset="0,0,0,0">
              <w:txbxContent>
                <w:p w:rsidR="00F32FC5" w:rsidRDefault="00F32FC5">
                  <w:pPr>
                    <w:jc w:val="left"/>
                    <w:rPr>
                      <w:rFonts w:ascii="Times New Roman" w:hAnsi="Times New Roman"/>
                      <w:sz w:val="12"/>
                      <w:szCs w:val="12"/>
                      <w:rPrChange w:id="325" w:author="user" w:date="2019-03-18T18:24:00Z">
                        <w:rPr/>
                      </w:rPrChange>
                    </w:rPr>
                    <w:pPrChange w:id="326" w:author="user" w:date="2019-03-18T18:25:00Z">
                      <w:pPr/>
                    </w:pPrChange>
                  </w:pPr>
                  <w:ins w:id="327" w:author="user" w:date="2019-03-18T18:24:00Z">
                    <w:r>
                      <w:rPr>
                        <w:rFonts w:ascii="Times New Roman" w:hAnsi="Times New Roman" w:hint="eastAsia"/>
                        <w:sz w:val="12"/>
                        <w:szCs w:val="12"/>
                      </w:rPr>
                      <w:t xml:space="preserve">Calculate </w:t>
                    </w:r>
                  </w:ins>
                  <w:ins w:id="328" w:author="user" w:date="2019-03-18T18:25:00Z">
                    <w:r>
                      <w:rPr>
                        <w:rFonts w:ascii="Times New Roman" w:hAnsi="Times New Roman"/>
                        <w:sz w:val="12"/>
                        <w:szCs w:val="12"/>
                      </w:rPr>
                      <w:t>ocular</w:t>
                    </w:r>
                  </w:ins>
                  <w:ins w:id="329" w:author="user" w:date="2019-03-18T18:24:00Z">
                    <w:r>
                      <w:rPr>
                        <w:rFonts w:ascii="Times New Roman" w:hAnsi="Times New Roman" w:hint="eastAsia"/>
                        <w:sz w:val="12"/>
                        <w:szCs w:val="12"/>
                      </w:rPr>
                      <w:t xml:space="preserve"> </w:t>
                    </w:r>
                  </w:ins>
                  <w:ins w:id="330" w:author="user" w:date="2019-03-18T18:25:00Z">
                    <w:r>
                      <w:rPr>
                        <w:rFonts w:ascii="Times New Roman" w:hAnsi="Times New Roman" w:hint="eastAsia"/>
                        <w:sz w:val="12"/>
                        <w:szCs w:val="12"/>
                      </w:rPr>
                      <w:t>pressure value ( )</w:t>
                    </w:r>
                  </w:ins>
                </w:p>
              </w:txbxContent>
            </v:textbox>
          </v:shape>
        </w:pict>
      </w:r>
      <w:r>
        <w:rPr>
          <w:noProof/>
        </w:rPr>
        <w:pict>
          <v:shape id="_x0000_s1099" type="#_x0000_t202" style="position:absolute;left:0;text-align:left;margin-left:206pt;margin-top:166.25pt;width:77.7pt;height:14.6pt;z-index:251731968" strokecolor="white [3212]">
            <v:textbox inset="0,0,0,0">
              <w:txbxContent>
                <w:p w:rsidR="00F32FC5" w:rsidRDefault="00F32FC5">
                  <w:pPr>
                    <w:jc w:val="left"/>
                    <w:rPr>
                      <w:rFonts w:ascii="Times New Roman" w:hAnsi="Times New Roman"/>
                      <w:sz w:val="12"/>
                      <w:szCs w:val="12"/>
                      <w:rPrChange w:id="331" w:author="user" w:date="2019-03-18T17:22:00Z">
                        <w:rPr/>
                      </w:rPrChange>
                    </w:rPr>
                    <w:pPrChange w:id="332" w:author="user" w:date="2019-03-18T17:23:00Z">
                      <w:pPr/>
                    </w:pPrChange>
                  </w:pPr>
                  <w:ins w:id="333" w:author="user" w:date="2019-03-18T17:22:00Z">
                    <w:r w:rsidRPr="00580594">
                      <w:rPr>
                        <w:rFonts w:ascii="Times New Roman" w:hAnsi="Times New Roman"/>
                        <w:sz w:val="12"/>
                        <w:szCs w:val="12"/>
                      </w:rPr>
                      <w:t>Determine applanation signal</w:t>
                    </w:r>
                    <w:r>
                      <w:rPr>
                        <w:rFonts w:ascii="Times New Roman" w:hAnsi="Times New Roman"/>
                        <w:sz w:val="12"/>
                        <w:szCs w:val="12"/>
                      </w:rPr>
                      <w:t xml:space="preserve"> (</w:t>
                    </w:r>
                    <w:r>
                      <w:rPr>
                        <w:rFonts w:ascii="Times New Roman" w:hAnsi="Times New Roman" w:hint="eastAsia"/>
                        <w:sz w:val="12"/>
                        <w:szCs w:val="12"/>
                      </w:rPr>
                      <w:t xml:space="preserve"> )</w:t>
                    </w:r>
                  </w:ins>
                </w:p>
              </w:txbxContent>
            </v:textbox>
          </v:shape>
        </w:pict>
      </w:r>
      <w:r>
        <w:rPr>
          <w:noProof/>
        </w:rPr>
        <w:pict>
          <v:shape id="_x0000_s1098" type="#_x0000_t202" style="position:absolute;left:0;text-align:left;margin-left:237.35pt;margin-top:216.15pt;width:66.65pt;height:13.2pt;z-index:251730944" strokecolor="white [3212]">
            <v:textbox style="mso-next-textbox:#_x0000_s1098" inset="0,0,0,0">
              <w:txbxContent>
                <w:p w:rsidR="00F32FC5" w:rsidRPr="002E3902" w:rsidRDefault="00F32FC5" w:rsidP="009C60FD">
                  <w:pPr>
                    <w:rPr>
                      <w:ins w:id="334" w:author="user" w:date="2019-03-18T17:18:00Z"/>
                      <w:rFonts w:ascii="Times New Roman" w:hAnsi="Times New Roman"/>
                      <w:sz w:val="12"/>
                      <w:szCs w:val="12"/>
                    </w:rPr>
                  </w:pPr>
                  <w:ins w:id="335" w:author="user" w:date="2019-03-18T17:18:00Z">
                    <w:r>
                      <w:rPr>
                        <w:rFonts w:ascii="Times New Roman" w:hAnsi="Times New Roman" w:hint="eastAsia"/>
                        <w:sz w:val="12"/>
                        <w:szCs w:val="12"/>
                      </w:rPr>
                      <w:t>Execute ear power (OFF)</w:t>
                    </w:r>
                  </w:ins>
                </w:p>
                <w:p w:rsidR="00F32FC5" w:rsidRDefault="00F32FC5"/>
              </w:txbxContent>
            </v:textbox>
          </v:shape>
        </w:pict>
      </w:r>
      <w:r>
        <w:rPr>
          <w:noProof/>
        </w:rPr>
        <w:pict>
          <v:shape id="_x0000_s1097" type="#_x0000_t202" style="position:absolute;left:0;text-align:left;margin-left:119.75pt;margin-top:132.75pt;width:68.05pt;height:30.65pt;z-index:251729920">
            <v:textbox style="mso-next-textbox:#_x0000_s1097" inset="0,0,0,0">
              <w:txbxContent>
                <w:p w:rsidR="00F32FC5" w:rsidRDefault="00F32FC5">
                  <w:pPr>
                    <w:jc w:val="left"/>
                    <w:rPr>
                      <w:rFonts w:ascii="Times New Roman" w:hAnsi="Times New Roman"/>
                      <w:sz w:val="12"/>
                      <w:szCs w:val="12"/>
                      <w:rPrChange w:id="336" w:author="user" w:date="2019-03-18T17:15:00Z">
                        <w:rPr/>
                      </w:rPrChange>
                    </w:rPr>
                    <w:pPrChange w:id="337" w:author="user" w:date="2019-03-18T17:16:00Z">
                      <w:pPr/>
                    </w:pPrChange>
                  </w:pPr>
                  <w:ins w:id="338" w:author="user" w:date="2019-03-18T17:15:00Z">
                    <w:r w:rsidRPr="00210A6E">
                      <w:rPr>
                        <w:rFonts w:ascii="Times New Roman" w:hAnsi="Times New Roman"/>
                        <w:sz w:val="12"/>
                        <w:szCs w:val="12"/>
                        <w:rPrChange w:id="339" w:author="user" w:date="2019-03-18T17:15:00Z">
                          <w:rPr/>
                        </w:rPrChange>
                      </w:rPr>
                      <w:t xml:space="preserve">Loop </w:t>
                    </w:r>
                  </w:ins>
                  <w:ins w:id="340" w:author="user" w:date="2019-03-18T17:16:00Z">
                    <w:r>
                      <w:rPr>
                        <w:rFonts w:ascii="Times New Roman" w:hAnsi="Times New Roman" w:hint="eastAsia"/>
                        <w:sz w:val="12"/>
                        <w:szCs w:val="12"/>
                      </w:rPr>
                      <w:t>[</w:t>
                    </w:r>
                  </w:ins>
                  <w:ins w:id="341" w:author="user" w:date="2019-03-18T17:15:00Z">
                    <w:r w:rsidRPr="00210A6E">
                      <w:rPr>
                        <w:rFonts w:ascii="Times New Roman" w:hAnsi="Times New Roman"/>
                        <w:sz w:val="12"/>
                        <w:szCs w:val="12"/>
                        <w:rPrChange w:id="342" w:author="user" w:date="2019-03-18T17:15:00Z">
                          <w:rPr/>
                        </w:rPrChange>
                      </w:rPr>
                      <w:t>applanation signal</w:t>
                    </w:r>
                  </w:ins>
                  <w:ins w:id="343" w:author="user" w:date="2019-03-18T17:17:00Z">
                    <w:r>
                      <w:rPr>
                        <w:rFonts w:ascii="Times New Roman" w:hAnsi="Times New Roman" w:hint="eastAsia"/>
                        <w:sz w:val="12"/>
                        <w:szCs w:val="12"/>
                      </w:rPr>
                      <w:br/>
                    </w:r>
                  </w:ins>
                  <w:ins w:id="344" w:author="user" w:date="2019-03-18T17:15:00Z">
                    <w:r w:rsidRPr="00210A6E">
                      <w:rPr>
                        <w:rFonts w:ascii="Times New Roman" w:hAnsi="Times New Roman"/>
                        <w:sz w:val="12"/>
                        <w:szCs w:val="12"/>
                        <w:rPrChange w:id="345" w:author="user" w:date="2019-03-18T17:15:00Z">
                          <w:rPr/>
                        </w:rPrChange>
                      </w:rPr>
                      <w:t xml:space="preserve"> maximum value</w:t>
                    </w:r>
                  </w:ins>
                  <w:ins w:id="346" w:author="user" w:date="2019-03-18T17:16:00Z">
                    <w:r>
                      <w:rPr>
                        <w:rFonts w:ascii="Times New Roman" w:hAnsi="Times New Roman" w:hint="eastAsia"/>
                        <w:sz w:val="12"/>
                        <w:szCs w:val="12"/>
                      </w:rPr>
                      <w:t>]</w:t>
                    </w:r>
                  </w:ins>
                </w:p>
              </w:txbxContent>
            </v:textbox>
          </v:shape>
        </w:pict>
      </w:r>
      <w:r>
        <w:rPr>
          <w:noProof/>
        </w:rPr>
        <w:pict>
          <v:shape id="_x0000_s1096" type="#_x0000_t202" style="position:absolute;left:0;text-align:left;margin-left:237.35pt;margin-top:101.4pt;width:61.3pt;height:12.5pt;z-index:251728896" strokecolor="white [3212]">
            <v:textbox inset="0,0,0,0">
              <w:txbxContent>
                <w:p w:rsidR="00F32FC5" w:rsidRPr="002E3902" w:rsidRDefault="00F32FC5">
                  <w:pPr>
                    <w:rPr>
                      <w:rFonts w:ascii="Times New Roman" w:hAnsi="Times New Roman"/>
                      <w:sz w:val="12"/>
                      <w:szCs w:val="12"/>
                      <w:rPrChange w:id="347" w:author="user" w:date="2019-03-18T17:14:00Z">
                        <w:rPr/>
                      </w:rPrChange>
                    </w:rPr>
                  </w:pPr>
                  <w:ins w:id="348" w:author="user" w:date="2019-03-18T17:14:00Z">
                    <w:r>
                      <w:rPr>
                        <w:rFonts w:ascii="Times New Roman" w:hAnsi="Times New Roman" w:hint="eastAsia"/>
                        <w:sz w:val="12"/>
                        <w:szCs w:val="12"/>
                      </w:rPr>
                      <w:t>Execute ear power (ON)</w:t>
                    </w:r>
                  </w:ins>
                </w:p>
              </w:txbxContent>
            </v:textbox>
          </v:shape>
        </w:pict>
      </w:r>
      <w:r>
        <w:rPr>
          <w:noProof/>
        </w:rPr>
        <w:pict>
          <v:shape id="_x0000_s1095" type="#_x0000_t202" style="position:absolute;left:0;text-align:left;margin-left:212.4pt;margin-top:60.05pt;width:52.75pt;height:14.55pt;z-index:251727872" strokecolor="white [3212]">
            <v:textbox inset="0,0,0,0">
              <w:txbxContent>
                <w:p w:rsidR="00F32FC5" w:rsidRDefault="00F32FC5">
                  <w:pPr>
                    <w:jc w:val="left"/>
                    <w:rPr>
                      <w:rFonts w:ascii="Times New Roman" w:hAnsi="Times New Roman"/>
                      <w:sz w:val="12"/>
                      <w:szCs w:val="12"/>
                      <w:rPrChange w:id="349" w:author="user" w:date="2019-03-18T16:49:00Z">
                        <w:rPr/>
                      </w:rPrChange>
                    </w:rPr>
                    <w:pPrChange w:id="350" w:author="user" w:date="2019-03-18T16:49:00Z">
                      <w:pPr/>
                    </w:pPrChange>
                  </w:pPr>
                  <w:ins w:id="351" w:author="user" w:date="2019-03-18T16:49:00Z">
                    <w:r w:rsidRPr="00210A6E">
                      <w:rPr>
                        <w:rFonts w:ascii="Times New Roman" w:hAnsi="Times New Roman"/>
                        <w:sz w:val="12"/>
                        <w:szCs w:val="12"/>
                        <w:rPrChange w:id="352" w:author="user" w:date="2019-03-18T16:49:00Z">
                          <w:rPr>
                            <w:rFonts w:ascii="Times New Roman" w:hAnsi="Times New Roman"/>
                            <w:sz w:val="16"/>
                            <w:szCs w:val="16"/>
                          </w:rPr>
                        </w:rPrChange>
                      </w:rPr>
                      <w:t>Light emission (ON)</w:t>
                    </w:r>
                  </w:ins>
                </w:p>
              </w:txbxContent>
            </v:textbox>
          </v:shape>
        </w:pict>
      </w:r>
      <w:r>
        <w:rPr>
          <w:noProof/>
        </w:rPr>
        <w:pict>
          <v:shape id="_x0000_s1094" type="#_x0000_t202" style="position:absolute;left:0;text-align:left;margin-left:139pt;margin-top:55.4pt;width:67pt;height:12.5pt;z-index:251726848" strokecolor="white [3212]">
            <v:textbox style="mso-next-textbox:#_x0000_s1094" inset="0,0,0,0">
              <w:txbxContent>
                <w:p w:rsidR="00F32FC5" w:rsidRPr="00AA6F22" w:rsidRDefault="00F32FC5">
                  <w:pPr>
                    <w:rPr>
                      <w:rFonts w:ascii="Times New Roman" w:hAnsi="Times New Roman"/>
                      <w:sz w:val="12"/>
                      <w:szCs w:val="12"/>
                      <w:rPrChange w:id="353" w:author="user" w:date="2019-03-18T16:45:00Z">
                        <w:rPr/>
                      </w:rPrChange>
                    </w:rPr>
                  </w:pPr>
                  <w:ins w:id="354" w:author="user" w:date="2019-03-18T16:46:00Z">
                    <w:r>
                      <w:rPr>
                        <w:rFonts w:ascii="Times New Roman" w:hAnsi="Times New Roman"/>
                        <w:sz w:val="12"/>
                        <w:szCs w:val="12"/>
                      </w:rPr>
                      <w:t>A</w:t>
                    </w:r>
                    <w:r>
                      <w:rPr>
                        <w:rFonts w:ascii="Times New Roman" w:hAnsi="Times New Roman" w:hint="eastAsia"/>
                        <w:sz w:val="12"/>
                        <w:szCs w:val="12"/>
                      </w:rPr>
                      <w:t>cquire ocular pressure ( )</w:t>
                    </w:r>
                  </w:ins>
                </w:p>
              </w:txbxContent>
            </v:textbox>
          </v:shape>
        </w:pict>
      </w:r>
      <w:r>
        <w:rPr>
          <w:noProof/>
        </w:rPr>
        <w:pict>
          <v:shape id="_x0000_s1093" type="#_x0000_t202" style="position:absolute;left:0;text-align:left;margin-left:65.9pt;margin-top:44.35pt;width:53.85pt;height:12.8pt;z-index:251725824" strokecolor="white [3212]">
            <v:textbox inset="0,0,0,0">
              <w:txbxContent>
                <w:p w:rsidR="00F32FC5" w:rsidRPr="00AA6F22" w:rsidRDefault="00F32FC5">
                  <w:pPr>
                    <w:rPr>
                      <w:rFonts w:ascii="Times New Roman" w:hAnsi="Times New Roman"/>
                      <w:sz w:val="12"/>
                      <w:szCs w:val="12"/>
                      <w:rPrChange w:id="355" w:author="user" w:date="2019-03-18T16:44:00Z">
                        <w:rPr/>
                      </w:rPrChange>
                    </w:rPr>
                  </w:pPr>
                  <w:ins w:id="356" w:author="user" w:date="2019-03-18T16:44:00Z">
                    <w:r>
                      <w:rPr>
                        <w:rFonts w:ascii="Times New Roman" w:hAnsi="Times New Roman" w:hint="eastAsia"/>
                        <w:sz w:val="12"/>
                        <w:szCs w:val="12"/>
                      </w:rPr>
                      <w:t xml:space="preserve">Start </w:t>
                    </w:r>
                    <w:r>
                      <w:rPr>
                        <w:rFonts w:ascii="Times New Roman" w:hAnsi="Times New Roman"/>
                        <w:sz w:val="12"/>
                        <w:szCs w:val="12"/>
                      </w:rPr>
                      <w:t>measurement</w:t>
                    </w:r>
                    <w:r>
                      <w:rPr>
                        <w:rFonts w:ascii="Times New Roman" w:hAnsi="Times New Roman" w:hint="eastAsia"/>
                        <w:sz w:val="12"/>
                        <w:szCs w:val="12"/>
                      </w:rPr>
                      <w:t xml:space="preserve"> ( )</w:t>
                    </w:r>
                  </w:ins>
                </w:p>
              </w:txbxContent>
            </v:textbox>
          </v:shape>
        </w:pict>
      </w:r>
      <w:r>
        <w:rPr>
          <w:noProof/>
        </w:rPr>
        <w:pict>
          <v:shape id="_x0000_s1092" type="#_x0000_t202" style="position:absolute;left:0;text-align:left;margin-left:5.65pt;margin-top:8.7pt;width:116.2pt;height:14.25pt;z-index:251724800">
            <v:textbox inset="0,0,0,0">
              <w:txbxContent>
                <w:p w:rsidR="00F32FC5" w:rsidRDefault="00F32FC5">
                  <w:pPr>
                    <w:jc w:val="left"/>
                    <w:rPr>
                      <w:rFonts w:ascii="Times New Roman" w:hAnsi="Times New Roman"/>
                      <w:sz w:val="16"/>
                      <w:szCs w:val="16"/>
                      <w:rPrChange w:id="357" w:author="user" w:date="2019-03-18T16:42:00Z">
                        <w:rPr/>
                      </w:rPrChange>
                    </w:rPr>
                    <w:pPrChange w:id="358" w:author="user" w:date="2019-03-18T16:42:00Z">
                      <w:pPr/>
                    </w:pPrChange>
                  </w:pPr>
                  <w:ins w:id="359" w:author="user" w:date="2019-03-18T16:42:00Z">
                    <w:r>
                      <w:rPr>
                        <w:rFonts w:ascii="Times New Roman" w:hAnsi="Times New Roman"/>
                        <w:sz w:val="16"/>
                        <w:szCs w:val="16"/>
                      </w:rPr>
                      <w:t>S</w:t>
                    </w:r>
                    <w:r>
                      <w:rPr>
                        <w:rFonts w:ascii="Times New Roman" w:hAnsi="Times New Roman" w:hint="eastAsia"/>
                        <w:sz w:val="16"/>
                        <w:szCs w:val="16"/>
                      </w:rPr>
                      <w:t>d ocular pressure measu</w:t>
                    </w:r>
                  </w:ins>
                  <w:ins w:id="360" w:author="user" w:date="2019-03-18T16:43:00Z">
                    <w:r>
                      <w:rPr>
                        <w:rFonts w:ascii="Times New Roman" w:hAnsi="Times New Roman" w:hint="eastAsia"/>
                        <w:sz w:val="16"/>
                        <w:szCs w:val="16"/>
                      </w:rPr>
                      <w:t>r</w:t>
                    </w:r>
                  </w:ins>
                  <w:ins w:id="361" w:author="user" w:date="2019-03-18T16:42:00Z">
                    <w:r>
                      <w:rPr>
                        <w:rFonts w:ascii="Times New Roman" w:hAnsi="Times New Roman" w:hint="eastAsia"/>
                        <w:sz w:val="16"/>
                        <w:szCs w:val="16"/>
                      </w:rPr>
                      <w:t>ement</w:t>
                    </w:r>
                  </w:ins>
                </w:p>
              </w:txbxContent>
            </v:textbox>
          </v:shape>
        </w:pict>
      </w:r>
      <w:r w:rsidR="0036051C">
        <w:rPr>
          <w:noProof/>
        </w:rPr>
        <w:drawing>
          <wp:inline distT="0" distB="0" distL="0" distR="0">
            <wp:extent cx="6114415" cy="4476750"/>
            <wp:effectExtent l="0" t="0" r="635" b="0"/>
            <wp:docPr id="1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4476750"/>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9</w:t>
        </w:r>
      </w:fldSimple>
      <w:r>
        <w:rPr>
          <w:noProof/>
        </w:rPr>
        <w:t>Intraocular pressure measurement</w:t>
      </w:r>
    </w:p>
    <w:p w:rsidR="00A31C3E" w:rsidRDefault="00A31C3E">
      <w:r>
        <w:br w:type="page"/>
      </w:r>
    </w:p>
    <w:p w:rsidR="00CB1633" w:rsidRDefault="00CB1633"/>
    <w:p w:rsidR="00CB1633" w:rsidRDefault="00CB1633" w:rsidP="00AB43FB">
      <w:pPr>
        <w:pStyle w:val="Heading4"/>
        <w:jc w:val="left"/>
      </w:pPr>
      <w:r>
        <w:rPr>
          <w:rFonts w:hint="eastAsia"/>
        </w:rPr>
        <w:t>Cornea thickness measurement</w:t>
      </w:r>
    </w:p>
    <w:p w:rsidR="00A31C3E" w:rsidRDefault="00210A6E">
      <w:pPr>
        <w:pStyle w:val="Caption"/>
      </w:pPr>
      <w:r>
        <w:rPr>
          <w:noProof/>
        </w:rPr>
        <w:pict>
          <v:shape id="_x0000_s1110" type="#_x0000_t202" style="position:absolute;left:0;text-align:left;margin-left:247.3pt;margin-top:153.25pt;width:82.35pt;height:16pt;z-index:251742208" strokecolor="white [3212]">
            <v:textbox inset="0,0,0,0">
              <w:txbxContent>
                <w:p w:rsidR="00F32FC5" w:rsidRPr="00B07220" w:rsidRDefault="00F32FC5">
                  <w:pPr>
                    <w:rPr>
                      <w:rFonts w:ascii="Times New Roman" w:hAnsi="Times New Roman"/>
                      <w:sz w:val="14"/>
                      <w:szCs w:val="14"/>
                      <w:rPrChange w:id="362" w:author="user" w:date="2019-03-19T09:44:00Z">
                        <w:rPr/>
                      </w:rPrChange>
                    </w:rPr>
                  </w:pPr>
                  <w:ins w:id="363" w:author="user" w:date="2019-03-19T10:05:00Z">
                    <w:r>
                      <w:rPr>
                        <w:rFonts w:ascii="Times New Roman" w:hAnsi="Times New Roman" w:hint="eastAsia"/>
                        <w:sz w:val="14"/>
                        <w:szCs w:val="14"/>
                      </w:rPr>
                      <w:t>R</w:t>
                    </w:r>
                    <w:r w:rsidRPr="00A74109">
                      <w:rPr>
                        <w:rFonts w:ascii="Times New Roman" w:hAnsi="Times New Roman"/>
                        <w:sz w:val="14"/>
                        <w:szCs w:val="14"/>
                      </w:rPr>
                      <w:t>eflected light processing</w:t>
                    </w:r>
                    <w:r>
                      <w:rPr>
                        <w:rFonts w:ascii="Times New Roman" w:hAnsi="Times New Roman" w:hint="eastAsia"/>
                        <w:sz w:val="14"/>
                        <w:szCs w:val="14"/>
                      </w:rPr>
                      <w:t xml:space="preserve"> ( )</w:t>
                    </w:r>
                  </w:ins>
                </w:p>
              </w:txbxContent>
            </v:textbox>
          </v:shape>
        </w:pict>
      </w:r>
      <w:r>
        <w:rPr>
          <w:noProof/>
        </w:rPr>
        <w:pict>
          <v:shape id="_x0000_s1109" type="#_x0000_t202" style="position:absolute;left:0;text-align:left;margin-left:322.6pt;margin-top:132.9pt;width:53.1pt;height:15.35pt;z-index:251741184" strokecolor="white [3212]">
            <v:textbox inset="0,0,0,0">
              <w:txbxContent>
                <w:p w:rsidR="00F32FC5" w:rsidRPr="00B07220" w:rsidRDefault="00F32FC5">
                  <w:pPr>
                    <w:rPr>
                      <w:rFonts w:ascii="Times New Roman" w:hAnsi="Times New Roman"/>
                      <w:sz w:val="14"/>
                      <w:szCs w:val="14"/>
                      <w:rPrChange w:id="364" w:author="user" w:date="2019-03-19T09:43:00Z">
                        <w:rPr/>
                      </w:rPrChange>
                    </w:rPr>
                  </w:pPr>
                  <w:ins w:id="365" w:author="user" w:date="2019-03-19T09:43:00Z">
                    <w:r>
                      <w:rPr>
                        <w:rFonts w:ascii="Times New Roman" w:hAnsi="Times New Roman"/>
                        <w:sz w:val="14"/>
                        <w:szCs w:val="14"/>
                      </w:rPr>
                      <w:t>A</w:t>
                    </w:r>
                    <w:r>
                      <w:rPr>
                        <w:rFonts w:ascii="Times New Roman" w:hAnsi="Times New Roman" w:hint="eastAsia"/>
                        <w:sz w:val="14"/>
                        <w:szCs w:val="14"/>
                      </w:rPr>
                      <w:t>cquire image ( )</w:t>
                    </w:r>
                  </w:ins>
                </w:p>
              </w:txbxContent>
            </v:textbox>
          </v:shape>
        </w:pict>
      </w:r>
      <w:r>
        <w:rPr>
          <w:noProof/>
        </w:rPr>
        <w:pict>
          <v:shape id="_x0000_s1108" type="#_x0000_t202" style="position:absolute;left:0;text-align:left;margin-left:283pt;margin-top:95.85pt;width:65.6pt;height:16.05pt;z-index:251740160" strokecolor="white [3212]">
            <v:textbox inset="0,0,0,0">
              <w:txbxContent>
                <w:p w:rsidR="00F32FC5" w:rsidRPr="003341A8" w:rsidRDefault="00F32FC5">
                  <w:pPr>
                    <w:rPr>
                      <w:rFonts w:ascii="Times New Roman" w:hAnsi="Times New Roman"/>
                      <w:sz w:val="14"/>
                      <w:szCs w:val="14"/>
                      <w:rPrChange w:id="366" w:author="user" w:date="2019-03-19T09:41:00Z">
                        <w:rPr/>
                      </w:rPrChange>
                    </w:rPr>
                  </w:pPr>
                  <w:ins w:id="367" w:author="user" w:date="2019-03-19T09:42:00Z">
                    <w:r>
                      <w:rPr>
                        <w:rFonts w:ascii="Times New Roman" w:hAnsi="Times New Roman" w:hint="eastAsia"/>
                        <w:sz w:val="14"/>
                        <w:szCs w:val="14"/>
                      </w:rPr>
                      <w:t xml:space="preserve">Light </w:t>
                    </w:r>
                    <w:r>
                      <w:rPr>
                        <w:rFonts w:ascii="Times New Roman" w:hAnsi="Times New Roman"/>
                        <w:sz w:val="14"/>
                        <w:szCs w:val="14"/>
                      </w:rPr>
                      <w:t>emission</w:t>
                    </w:r>
                    <w:r>
                      <w:rPr>
                        <w:rFonts w:ascii="Times New Roman" w:hAnsi="Times New Roman" w:hint="eastAsia"/>
                        <w:sz w:val="14"/>
                        <w:szCs w:val="14"/>
                      </w:rPr>
                      <w:t xml:space="preserve"> (ON)</w:t>
                    </w:r>
                  </w:ins>
                </w:p>
              </w:txbxContent>
            </v:textbox>
          </v:shape>
        </w:pict>
      </w:r>
      <w:r>
        <w:rPr>
          <w:noProof/>
        </w:rPr>
        <w:pict>
          <v:shape id="_x0000_s1107" type="#_x0000_t202" style="position:absolute;left:0;text-align:left;margin-left:165pt;margin-top:85.15pt;width:80.2pt;height:14.95pt;z-index:251739136" strokecolor="white [3212]">
            <v:textbox inset="0,0,0,0">
              <w:txbxContent>
                <w:p w:rsidR="00F32FC5" w:rsidRPr="007F3F54" w:rsidRDefault="00F32FC5">
                  <w:pPr>
                    <w:rPr>
                      <w:rFonts w:ascii="Times New Roman" w:hAnsi="Times New Roman"/>
                      <w:sz w:val="14"/>
                      <w:szCs w:val="14"/>
                      <w:rPrChange w:id="368" w:author="user" w:date="2019-03-19T09:40:00Z">
                        <w:rPr/>
                      </w:rPrChange>
                    </w:rPr>
                  </w:pPr>
                  <w:ins w:id="369" w:author="user" w:date="2019-03-19T09:40:00Z">
                    <w:r>
                      <w:rPr>
                        <w:rFonts w:ascii="Times New Roman" w:hAnsi="Times New Roman" w:hint="eastAsia"/>
                        <w:sz w:val="14"/>
                        <w:szCs w:val="14"/>
                      </w:rPr>
                      <w:t>Acquire cornel thickness ( )</w:t>
                    </w:r>
                  </w:ins>
                </w:p>
              </w:txbxContent>
            </v:textbox>
          </v:shape>
        </w:pict>
      </w:r>
      <w:r>
        <w:rPr>
          <w:noProof/>
        </w:rPr>
        <w:pict>
          <v:shape id="_x0000_s1106" type="#_x0000_t202" style="position:absolute;left:0;text-align:left;margin-left:78.05pt;margin-top:65.9pt;width:68.05pt;height:14.95pt;z-index:251738112" strokecolor="white [3212]">
            <v:textbox inset="0,0,0,0">
              <w:txbxContent>
                <w:p w:rsidR="00F32FC5" w:rsidRPr="007F3F54" w:rsidRDefault="00F32FC5">
                  <w:pPr>
                    <w:rPr>
                      <w:rFonts w:ascii="Times New Roman" w:hAnsi="Times New Roman"/>
                      <w:sz w:val="14"/>
                      <w:szCs w:val="14"/>
                      <w:rPrChange w:id="370" w:author="user" w:date="2019-03-19T09:34:00Z">
                        <w:rPr/>
                      </w:rPrChange>
                    </w:rPr>
                  </w:pPr>
                  <w:ins w:id="371" w:author="user" w:date="2019-03-19T09:34:00Z">
                    <w:r>
                      <w:rPr>
                        <w:rFonts w:ascii="Times New Roman" w:hAnsi="Times New Roman" w:hint="eastAsia"/>
                        <w:sz w:val="14"/>
                        <w:szCs w:val="14"/>
                      </w:rPr>
                      <w:t>Sta</w:t>
                    </w:r>
                  </w:ins>
                  <w:ins w:id="372" w:author="user" w:date="2019-03-19T09:35:00Z">
                    <w:r>
                      <w:rPr>
                        <w:rFonts w:ascii="Times New Roman" w:hAnsi="Times New Roman" w:hint="eastAsia"/>
                        <w:sz w:val="14"/>
                        <w:szCs w:val="14"/>
                      </w:rPr>
                      <w:t>r</w:t>
                    </w:r>
                  </w:ins>
                  <w:ins w:id="373" w:author="user" w:date="2019-03-19T09:34:00Z">
                    <w:r>
                      <w:rPr>
                        <w:rFonts w:ascii="Times New Roman" w:hAnsi="Times New Roman" w:hint="eastAsia"/>
                        <w:sz w:val="14"/>
                        <w:szCs w:val="14"/>
                      </w:rPr>
                      <w:t>t measurement ( )</w:t>
                    </w:r>
                  </w:ins>
                </w:p>
              </w:txbxContent>
            </v:textbox>
          </v:shape>
        </w:pict>
      </w:r>
      <w:r>
        <w:rPr>
          <w:noProof/>
        </w:rPr>
        <w:pict>
          <v:shape id="_x0000_s1105" type="#_x0000_t202" style="position:absolute;left:0;text-align:left;margin-left:4.95pt;margin-top:15.3pt;width:116.55pt;height:12.5pt;z-index:251737088">
            <v:textbox inset="0,0,0,0">
              <w:txbxContent>
                <w:p w:rsidR="00F32FC5" w:rsidRDefault="00F32FC5">
                  <w:pPr>
                    <w:jc w:val="left"/>
                    <w:rPr>
                      <w:rFonts w:ascii="Times New Roman" w:hAnsi="Times New Roman"/>
                      <w:sz w:val="16"/>
                      <w:szCs w:val="16"/>
                      <w:rPrChange w:id="374" w:author="user" w:date="2019-03-19T09:33:00Z">
                        <w:rPr/>
                      </w:rPrChange>
                    </w:rPr>
                    <w:pPrChange w:id="375" w:author="user" w:date="2019-03-19T09:33:00Z">
                      <w:pPr/>
                    </w:pPrChange>
                  </w:pPr>
                  <w:ins w:id="376" w:author="user" w:date="2019-03-19T09:33:00Z">
                    <w:r>
                      <w:rPr>
                        <w:rFonts w:ascii="Times New Roman" w:hAnsi="Times New Roman" w:hint="eastAsia"/>
                        <w:sz w:val="16"/>
                        <w:szCs w:val="16"/>
                      </w:rPr>
                      <w:t xml:space="preserve">sd </w:t>
                    </w:r>
                    <w:r w:rsidRPr="007F09C0">
                      <w:rPr>
                        <w:rFonts w:ascii="Times New Roman" w:hAnsi="Times New Roman"/>
                        <w:sz w:val="16"/>
                        <w:szCs w:val="16"/>
                      </w:rPr>
                      <w:t>Corneal thickness measurement</w:t>
                    </w:r>
                  </w:ins>
                </w:p>
              </w:txbxContent>
            </v:textbox>
          </v:shape>
        </w:pict>
      </w:r>
      <w:r w:rsidR="00A31C3E">
        <w:rPr>
          <w:noProof/>
        </w:rPr>
        <w:drawing>
          <wp:inline distT="0" distB="0" distL="0" distR="0">
            <wp:extent cx="6120130" cy="3211132"/>
            <wp:effectExtent l="0" t="0" r="0" b="8890"/>
            <wp:docPr id="27"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3211132"/>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10</w:t>
        </w:r>
      </w:fldSimple>
      <w:r>
        <w:rPr>
          <w:rFonts w:hint="eastAsia"/>
        </w:rPr>
        <w:t xml:space="preserve"> Cornea thickness</w:t>
      </w:r>
      <w:r>
        <w:t xml:space="preserve"> measurement</w:t>
      </w:r>
    </w:p>
    <w:p w:rsidR="00CB1633" w:rsidRDefault="00CB1633"/>
    <w:p w:rsidR="00CB1633" w:rsidRDefault="00CB1633">
      <w:pPr>
        <w:pStyle w:val="Heading4"/>
      </w:pPr>
      <w:r>
        <w:rPr>
          <w:rFonts w:hint="eastAsia"/>
        </w:rPr>
        <w:lastRenderedPageBreak/>
        <w:t xml:space="preserve">OCT photography </w:t>
      </w:r>
    </w:p>
    <w:p w:rsidR="00CB1633" w:rsidRPr="00AB43FB" w:rsidRDefault="00210A6E" w:rsidP="00AB43FB">
      <w:pPr>
        <w:jc w:val="center"/>
        <w:rPr>
          <w:b/>
        </w:rPr>
      </w:pPr>
      <w:r w:rsidRPr="00210A6E">
        <w:rPr>
          <w:noProof/>
        </w:rPr>
        <w:pict>
          <v:shape id="_x0000_s1130" type="#_x0000_t202" style="position:absolute;left:0;text-align:left;margin-left:293.2pt;margin-top:294.4pt;width:72.7pt;height:30.65pt;z-index:251762688" fillcolor="#e5b8b7 [1301]" strokecolor="black [3213]">
            <v:textbox inset="0,0,0,0">
              <w:txbxContent>
                <w:p w:rsidR="00F32FC5" w:rsidRDefault="00F32FC5">
                  <w:pPr>
                    <w:jc w:val="left"/>
                    <w:rPr>
                      <w:ins w:id="377" w:author="user" w:date="2019-03-19T13:00:00Z"/>
                      <w:rFonts w:ascii="Times New Roman" w:hAnsi="Times New Roman"/>
                      <w:sz w:val="10"/>
                      <w:szCs w:val="10"/>
                    </w:rPr>
                    <w:pPrChange w:id="378" w:author="user" w:date="2019-03-19T12:58:00Z">
                      <w:pPr/>
                    </w:pPrChange>
                  </w:pPr>
                  <w:ins w:id="379" w:author="user" w:date="2019-03-19T12:56:00Z">
                    <w:r>
                      <w:rPr>
                        <w:rFonts w:ascii="Times New Roman" w:hAnsi="Times New Roman" w:hint="eastAsia"/>
                        <w:sz w:val="10"/>
                        <w:szCs w:val="10"/>
                      </w:rPr>
                      <w:t xml:space="preserve">When tracking, notify the position </w:t>
                    </w:r>
                  </w:ins>
                </w:p>
                <w:p w:rsidR="00F32FC5" w:rsidRDefault="00F32FC5">
                  <w:pPr>
                    <w:jc w:val="left"/>
                    <w:rPr>
                      <w:rFonts w:ascii="Times New Roman" w:hAnsi="Times New Roman"/>
                      <w:sz w:val="10"/>
                      <w:szCs w:val="10"/>
                      <w:rPrChange w:id="380" w:author="user" w:date="2019-03-19T12:56:00Z">
                        <w:rPr/>
                      </w:rPrChange>
                    </w:rPr>
                    <w:pPrChange w:id="381" w:author="user" w:date="2019-03-19T12:58:00Z">
                      <w:pPr/>
                    </w:pPrChange>
                  </w:pPr>
                  <w:ins w:id="382" w:author="user" w:date="2019-03-19T13:00:00Z">
                    <w:r>
                      <w:rPr>
                        <w:rFonts w:ascii="Times New Roman" w:hAnsi="Times New Roman"/>
                        <w:sz w:val="10"/>
                        <w:szCs w:val="10"/>
                      </w:rPr>
                      <w:t>F</w:t>
                    </w:r>
                  </w:ins>
                  <w:ins w:id="383" w:author="user" w:date="2019-03-19T12:56:00Z">
                    <w:r>
                      <w:rPr>
                        <w:rFonts w:ascii="Times New Roman" w:hAnsi="Times New Roman" w:hint="eastAsia"/>
                        <w:sz w:val="10"/>
                        <w:szCs w:val="10"/>
                      </w:rPr>
                      <w:t>or</w:t>
                    </w:r>
                  </w:ins>
                  <w:ins w:id="384" w:author="user" w:date="2019-03-19T13:01:00Z">
                    <w:r>
                      <w:rPr>
                        <w:rFonts w:ascii="Times New Roman" w:hAnsi="Times New Roman" w:hint="eastAsia"/>
                        <w:sz w:val="10"/>
                        <w:szCs w:val="10"/>
                      </w:rPr>
                      <w:t xml:space="preserve"> </w:t>
                    </w:r>
                  </w:ins>
                  <w:ins w:id="385" w:author="user" w:date="2019-03-19T12:58:00Z">
                    <w:r>
                      <w:rPr>
                        <w:rFonts w:ascii="Times New Roman" w:hAnsi="Times New Roman" w:hint="eastAsia"/>
                        <w:sz w:val="10"/>
                        <w:szCs w:val="10"/>
                      </w:rPr>
                      <w:t>OCT Scan</w:t>
                    </w:r>
                  </w:ins>
                  <w:ins w:id="386" w:author="user" w:date="2019-03-19T13:00:00Z">
                    <w:r>
                      <w:rPr>
                        <w:rFonts w:ascii="Times New Roman" w:hAnsi="Times New Roman" w:hint="eastAsia"/>
                        <w:sz w:val="10"/>
                        <w:szCs w:val="10"/>
                      </w:rPr>
                      <w:t>.</w:t>
                    </w:r>
                  </w:ins>
                  <w:ins w:id="387" w:author="user" w:date="2019-03-19T12:58:00Z">
                    <w:r>
                      <w:rPr>
                        <w:rFonts w:ascii="Times New Roman" w:hAnsi="Times New Roman" w:hint="eastAsia"/>
                        <w:sz w:val="10"/>
                        <w:szCs w:val="10"/>
                      </w:rPr>
                      <w:t xml:space="preserve"> </w:t>
                    </w:r>
                  </w:ins>
                </w:p>
              </w:txbxContent>
            </v:textbox>
          </v:shape>
        </w:pict>
      </w:r>
      <w:r w:rsidRPr="00210A6E">
        <w:rPr>
          <w:noProof/>
        </w:rPr>
        <w:pict>
          <v:shape id="_x0000_s1129" type="#_x0000_t202" style="position:absolute;left:0;text-align:left;margin-left:283.45pt;margin-top:348.2pt;width:38.8pt;height:15.65pt;z-index:251761664" strokecolor="white [3212]">
            <v:textbox inset="0,0,0,0">
              <w:txbxContent>
                <w:p w:rsidR="00F32FC5" w:rsidRPr="002E3DBA" w:rsidRDefault="00F32FC5">
                  <w:pPr>
                    <w:rPr>
                      <w:rFonts w:ascii="Times New Roman" w:hAnsi="Times New Roman"/>
                      <w:sz w:val="10"/>
                      <w:szCs w:val="10"/>
                      <w:rPrChange w:id="388" w:author="user" w:date="2019-03-19T12:55:00Z">
                        <w:rPr/>
                      </w:rPrChange>
                    </w:rPr>
                  </w:pPr>
                  <w:ins w:id="389" w:author="user" w:date="2019-03-19T12:55:00Z">
                    <w:r>
                      <w:rPr>
                        <w:rFonts w:ascii="Times New Roman" w:hAnsi="Times New Roman"/>
                        <w:sz w:val="10"/>
                        <w:szCs w:val="10"/>
                      </w:rPr>
                      <w:t>N</w:t>
                    </w:r>
                    <w:r>
                      <w:rPr>
                        <w:rFonts w:ascii="Times New Roman" w:hAnsi="Times New Roman" w:hint="eastAsia"/>
                        <w:sz w:val="10"/>
                        <w:szCs w:val="10"/>
                      </w:rPr>
                      <w:t xml:space="preserve">otify </w:t>
                    </w:r>
                    <w:r w:rsidRPr="002E3DBA">
                      <w:rPr>
                        <w:rFonts w:ascii="Times New Roman" w:hAnsi="Times New Roman"/>
                        <w:sz w:val="10"/>
                        <w:szCs w:val="10"/>
                      </w:rPr>
                      <w:t>coordinate</w:t>
                    </w:r>
                  </w:ins>
                </w:p>
              </w:txbxContent>
            </v:textbox>
          </v:shape>
        </w:pict>
      </w:r>
      <w:r w:rsidRPr="00210A6E">
        <w:rPr>
          <w:noProof/>
        </w:rPr>
        <w:pict>
          <v:shape id="_x0000_s1128" type="#_x0000_t202" style="position:absolute;left:0;text-align:left;margin-left:52.1pt;margin-top:418.65pt;width:47.6pt;height:15.65pt;z-index:251760640" strokecolor="white [3212]">
            <v:textbox inset="0,0,0,0">
              <w:txbxContent>
                <w:p w:rsidR="00F32FC5" w:rsidRPr="00B11B50" w:rsidRDefault="00F32FC5">
                  <w:pPr>
                    <w:rPr>
                      <w:rFonts w:ascii="Times New Roman" w:hAnsi="Times New Roman"/>
                      <w:sz w:val="10"/>
                      <w:szCs w:val="10"/>
                      <w:rPrChange w:id="390" w:author="user" w:date="2019-03-19T12:52:00Z">
                        <w:rPr/>
                      </w:rPrChange>
                    </w:rPr>
                  </w:pPr>
                  <w:ins w:id="391" w:author="user" w:date="2019-03-19T12:52:00Z">
                    <w:r>
                      <w:rPr>
                        <w:rFonts w:ascii="Times New Roman" w:hAnsi="Times New Roman" w:hint="eastAsia"/>
                        <w:sz w:val="10"/>
                        <w:szCs w:val="10"/>
                      </w:rPr>
                      <w:t>Complete notification</w:t>
                    </w:r>
                  </w:ins>
                </w:p>
              </w:txbxContent>
            </v:textbox>
          </v:shape>
        </w:pict>
      </w:r>
      <w:r w:rsidRPr="00210A6E">
        <w:rPr>
          <w:noProof/>
        </w:rPr>
        <w:pict>
          <v:shape id="_x0000_s1127" type="#_x0000_t202" style="position:absolute;left:0;text-align:left;margin-left:120.5pt;margin-top:397.35pt;width:48.55pt;height:13.05pt;z-index:251759616" strokecolor="white [3212]">
            <v:textbox inset="0,0,0,0">
              <w:txbxContent>
                <w:p w:rsidR="00F32FC5" w:rsidRPr="00B11B50" w:rsidRDefault="00F32FC5">
                  <w:pPr>
                    <w:rPr>
                      <w:rFonts w:ascii="Times New Roman" w:hAnsi="Times New Roman"/>
                      <w:sz w:val="10"/>
                      <w:szCs w:val="10"/>
                      <w:rPrChange w:id="392" w:author="user" w:date="2019-03-19T12:50:00Z">
                        <w:rPr/>
                      </w:rPrChange>
                    </w:rPr>
                  </w:pPr>
                  <w:ins w:id="393" w:author="user" w:date="2019-03-19T12:50:00Z">
                    <w:r>
                      <w:rPr>
                        <w:rFonts w:ascii="Times New Roman" w:hAnsi="Times New Roman"/>
                        <w:sz w:val="10"/>
                        <w:szCs w:val="10"/>
                      </w:rPr>
                      <w:t>Save</w:t>
                    </w:r>
                    <w:r>
                      <w:rPr>
                        <w:rFonts w:ascii="Times New Roman" w:hAnsi="Times New Roman" w:hint="eastAsia"/>
                        <w:sz w:val="10"/>
                        <w:szCs w:val="10"/>
                      </w:rPr>
                      <w:t xml:space="preserve"> result image ( )</w:t>
                    </w:r>
                  </w:ins>
                </w:p>
              </w:txbxContent>
            </v:textbox>
          </v:shape>
        </w:pict>
      </w:r>
      <w:r w:rsidRPr="00210A6E">
        <w:rPr>
          <w:noProof/>
        </w:rPr>
        <w:pict>
          <v:shape id="_x0000_s1126" type="#_x0000_t202" style="position:absolute;left:0;text-align:left;margin-left:143.05pt;margin-top:380.75pt;width:29.95pt;height:13.35pt;z-index:251758592" strokecolor="white [3212]">
            <v:textbox style="mso-next-textbox:#_x0000_s1126" inset="0,0,0,0">
              <w:txbxContent>
                <w:p w:rsidR="00F32FC5" w:rsidRPr="004E3A6A" w:rsidRDefault="00F32FC5">
                  <w:pPr>
                    <w:rPr>
                      <w:rFonts w:ascii="Times New Roman" w:hAnsi="Times New Roman"/>
                      <w:sz w:val="10"/>
                      <w:szCs w:val="10"/>
                      <w:rPrChange w:id="394" w:author="user" w:date="2019-03-19T12:47:00Z">
                        <w:rPr/>
                      </w:rPrChange>
                    </w:rPr>
                  </w:pPr>
                  <w:ins w:id="395" w:author="user" w:date="2019-03-19T12:48:00Z">
                    <w:r>
                      <w:rPr>
                        <w:rFonts w:ascii="Times New Roman" w:hAnsi="Times New Roman" w:hint="eastAsia"/>
                        <w:sz w:val="10"/>
                        <w:szCs w:val="10"/>
                      </w:rPr>
                      <w:t>Image result</w:t>
                    </w:r>
                  </w:ins>
                </w:p>
              </w:txbxContent>
            </v:textbox>
          </v:shape>
        </w:pict>
      </w:r>
      <w:r w:rsidRPr="00210A6E">
        <w:rPr>
          <w:noProof/>
        </w:rPr>
        <w:pict>
          <v:shape id="_x0000_s1125" type="#_x0000_t202" style="position:absolute;left:0;text-align:left;margin-left:239.15pt;margin-top:309.45pt;width:41.05pt;height:11.15pt;z-index:251757568" strokecolor="white [3212]">
            <v:textbox inset="0,0,0,0">
              <w:txbxContent>
                <w:p w:rsidR="00F32FC5" w:rsidRPr="006F59FD" w:rsidRDefault="00F32FC5">
                  <w:pPr>
                    <w:rPr>
                      <w:rFonts w:ascii="Times New Roman" w:hAnsi="Times New Roman"/>
                      <w:sz w:val="10"/>
                      <w:szCs w:val="10"/>
                      <w:rPrChange w:id="396" w:author="user" w:date="2019-03-19T12:46:00Z">
                        <w:rPr/>
                      </w:rPrChange>
                    </w:rPr>
                  </w:pPr>
                  <w:ins w:id="397" w:author="user" w:date="2019-03-19T12:46:00Z">
                    <w:r>
                      <w:rPr>
                        <w:rFonts w:ascii="Times New Roman" w:hAnsi="Times New Roman"/>
                        <w:sz w:val="10"/>
                        <w:szCs w:val="10"/>
                      </w:rPr>
                      <w:t>A</w:t>
                    </w:r>
                    <w:r>
                      <w:rPr>
                        <w:rFonts w:ascii="Times New Roman" w:hAnsi="Times New Roman" w:hint="eastAsia"/>
                        <w:sz w:val="10"/>
                        <w:szCs w:val="10"/>
                      </w:rPr>
                      <w:t>cquire image ( )</w:t>
                    </w:r>
                  </w:ins>
                </w:p>
              </w:txbxContent>
            </v:textbox>
          </v:shape>
        </w:pict>
      </w:r>
      <w:r w:rsidRPr="00210A6E">
        <w:rPr>
          <w:noProof/>
        </w:rPr>
        <w:pict>
          <v:shape id="_x0000_s1124" type="#_x0000_t202" style="position:absolute;left:0;text-align:left;margin-left:226.1pt;margin-top:294.4pt;width:69.4pt;height:14pt;z-index:251756544" strokecolor="white [3212]">
            <v:textbox style="mso-next-textbox:#_x0000_s1124" inset="0,0,0,0">
              <w:txbxContent>
                <w:p w:rsidR="00F32FC5" w:rsidRDefault="00F32FC5">
                  <w:pPr>
                    <w:jc w:val="left"/>
                    <w:rPr>
                      <w:rFonts w:ascii="Times New Roman" w:hAnsi="Times New Roman"/>
                      <w:sz w:val="10"/>
                      <w:szCs w:val="10"/>
                      <w:rPrChange w:id="398" w:author="user" w:date="2019-03-19T12:43:00Z">
                        <w:rPr/>
                      </w:rPrChange>
                    </w:rPr>
                    <w:pPrChange w:id="399" w:author="user" w:date="2019-03-19T12:43:00Z">
                      <w:pPr/>
                    </w:pPrChange>
                  </w:pPr>
                  <w:ins w:id="400" w:author="user" w:date="2019-03-19T12:43:00Z">
                    <w:r>
                      <w:rPr>
                        <w:rFonts w:ascii="Times New Roman" w:hAnsi="Times New Roman" w:hint="eastAsia"/>
                        <w:sz w:val="10"/>
                        <w:szCs w:val="10"/>
                      </w:rPr>
                      <w:t>Notify current position of eye ( )</w:t>
                    </w:r>
                  </w:ins>
                </w:p>
              </w:txbxContent>
            </v:textbox>
          </v:shape>
        </w:pict>
      </w:r>
      <w:r w:rsidRPr="00210A6E">
        <w:rPr>
          <w:noProof/>
        </w:rPr>
        <w:pict>
          <v:shape id="_x0000_s1123" type="#_x0000_t202" style="position:absolute;left:0;text-align:left;margin-left:205.9pt;margin-top:282.35pt;width:42.65pt;height:14.65pt;z-index:251755520" strokecolor="white [3212]">
            <v:textbox inset="0,0,0,0">
              <w:txbxContent>
                <w:p w:rsidR="00F32FC5" w:rsidRPr="0026677A" w:rsidRDefault="00F32FC5">
                  <w:pPr>
                    <w:rPr>
                      <w:rFonts w:ascii="Times New Roman" w:hAnsi="Times New Roman"/>
                      <w:sz w:val="10"/>
                      <w:szCs w:val="10"/>
                      <w:rPrChange w:id="401" w:author="user" w:date="2019-03-19T12:41:00Z">
                        <w:rPr/>
                      </w:rPrChange>
                    </w:rPr>
                  </w:pPr>
                  <w:ins w:id="402" w:author="user" w:date="2019-03-19T12:41:00Z">
                    <w:r>
                      <w:rPr>
                        <w:rFonts w:ascii="Times New Roman" w:hAnsi="Times New Roman" w:hint="eastAsia"/>
                        <w:sz w:val="10"/>
                        <w:szCs w:val="10"/>
                      </w:rPr>
                      <w:t>Opt tracking</w:t>
                    </w:r>
                  </w:ins>
                </w:p>
              </w:txbxContent>
            </v:textbox>
          </v:shape>
        </w:pict>
      </w:r>
      <w:r w:rsidRPr="00210A6E">
        <w:rPr>
          <w:noProof/>
        </w:rPr>
        <w:pict>
          <v:shape id="_x0000_s1122" type="#_x0000_t202" style="position:absolute;left:0;text-align:left;margin-left:248.55pt;margin-top:244.15pt;width:57.05pt;height:12.05pt;z-index:251754496" strokecolor="white [3212]">
            <v:textbox style="mso-next-textbox:#_x0000_s1122" inset="0,0,0,0">
              <w:txbxContent>
                <w:p w:rsidR="00F32FC5" w:rsidRPr="00632B0B" w:rsidRDefault="00F32FC5">
                  <w:pPr>
                    <w:rPr>
                      <w:rFonts w:ascii="Times New Roman" w:hAnsi="Times New Roman"/>
                      <w:sz w:val="10"/>
                      <w:szCs w:val="10"/>
                      <w:rPrChange w:id="403" w:author="user" w:date="2019-03-19T12:38:00Z">
                        <w:rPr/>
                      </w:rPrChange>
                    </w:rPr>
                  </w:pPr>
                  <w:ins w:id="404" w:author="user" w:date="2019-03-19T12:39:00Z">
                    <w:r>
                      <w:rPr>
                        <w:rFonts w:ascii="Times New Roman" w:hAnsi="Times New Roman" w:hint="eastAsia"/>
                        <w:sz w:val="10"/>
                        <w:szCs w:val="10"/>
                      </w:rPr>
                      <w:t>Imaging of OCT signal ( )</w:t>
                    </w:r>
                  </w:ins>
                </w:p>
              </w:txbxContent>
            </v:textbox>
          </v:shape>
        </w:pict>
      </w:r>
      <w:r w:rsidRPr="00210A6E">
        <w:rPr>
          <w:noProof/>
        </w:rPr>
        <w:pict>
          <v:shape id="_x0000_s1121" type="#_x0000_t202" style="position:absolute;left:0;text-align:left;margin-left:298.05pt;margin-top:230.25pt;width:49.2pt;height:13pt;z-index:251753472" strokecolor="white [3212]">
            <v:textbox inset="0,0,0,0">
              <w:txbxContent>
                <w:p w:rsidR="00F32FC5" w:rsidRPr="007E1B3A" w:rsidRDefault="00F32FC5">
                  <w:pPr>
                    <w:rPr>
                      <w:rFonts w:ascii="Times New Roman" w:hAnsi="Times New Roman"/>
                      <w:sz w:val="10"/>
                      <w:szCs w:val="10"/>
                      <w:rPrChange w:id="405" w:author="user" w:date="2019-03-19T12:37:00Z">
                        <w:rPr/>
                      </w:rPrChange>
                    </w:rPr>
                  </w:pPr>
                  <w:ins w:id="406" w:author="user" w:date="2019-03-19T12:37:00Z">
                    <w:r>
                      <w:rPr>
                        <w:rFonts w:ascii="Times New Roman" w:hAnsi="Times New Roman" w:hint="eastAsia"/>
                        <w:sz w:val="10"/>
                        <w:szCs w:val="10"/>
                      </w:rPr>
                      <w:t>Acquire OCT signal ( )</w:t>
                    </w:r>
                  </w:ins>
                </w:p>
              </w:txbxContent>
            </v:textbox>
          </v:shape>
        </w:pict>
      </w:r>
      <w:r w:rsidRPr="00210A6E">
        <w:rPr>
          <w:noProof/>
        </w:rPr>
        <w:pict>
          <v:shape id="_x0000_s1120" type="#_x0000_t202" style="position:absolute;left:0;text-align:left;margin-left:275.9pt;margin-top:197.65pt;width:41.4pt;height:11.4pt;z-index:251752448" strokecolor="white [3212]">
            <v:textbox inset="0,0,0,0">
              <w:txbxContent>
                <w:p w:rsidR="00F32FC5" w:rsidRPr="005E0397" w:rsidRDefault="00F32FC5">
                  <w:pPr>
                    <w:rPr>
                      <w:rFonts w:ascii="Times New Roman" w:hAnsi="Times New Roman"/>
                      <w:sz w:val="10"/>
                      <w:szCs w:val="10"/>
                      <w:rPrChange w:id="407" w:author="user" w:date="2019-03-19T12:35:00Z">
                        <w:rPr/>
                      </w:rPrChange>
                    </w:rPr>
                  </w:pPr>
                  <w:ins w:id="408" w:author="user" w:date="2019-03-19T12:35:00Z">
                    <w:r>
                      <w:rPr>
                        <w:rFonts w:ascii="Times New Roman" w:hAnsi="Times New Roman"/>
                        <w:sz w:val="10"/>
                        <w:szCs w:val="10"/>
                      </w:rPr>
                      <w:t>S</w:t>
                    </w:r>
                    <w:r>
                      <w:rPr>
                        <w:rFonts w:ascii="Times New Roman" w:hAnsi="Times New Roman" w:hint="eastAsia"/>
                        <w:sz w:val="10"/>
                        <w:szCs w:val="10"/>
                      </w:rPr>
                      <w:t>tart scanning (</w:t>
                    </w:r>
                  </w:ins>
                  <w:ins w:id="409" w:author="user" w:date="2019-03-19T12:36:00Z">
                    <w:r>
                      <w:rPr>
                        <w:rFonts w:ascii="Times New Roman" w:hAnsi="Times New Roman" w:hint="eastAsia"/>
                        <w:sz w:val="10"/>
                        <w:szCs w:val="10"/>
                      </w:rPr>
                      <w:t xml:space="preserve"> </w:t>
                    </w:r>
                  </w:ins>
                  <w:ins w:id="410" w:author="user" w:date="2019-03-19T12:35:00Z">
                    <w:r>
                      <w:rPr>
                        <w:rFonts w:ascii="Times New Roman" w:hAnsi="Times New Roman" w:hint="eastAsia"/>
                        <w:sz w:val="10"/>
                        <w:szCs w:val="10"/>
                      </w:rPr>
                      <w:t>)</w:t>
                    </w:r>
                  </w:ins>
                </w:p>
              </w:txbxContent>
            </v:textbox>
          </v:shape>
        </w:pict>
      </w:r>
      <w:r w:rsidRPr="00210A6E">
        <w:rPr>
          <w:noProof/>
        </w:rPr>
        <w:pict>
          <v:shape id="_x0000_s1119" type="#_x0000_t202" style="position:absolute;left:0;text-align:left;margin-left:379.85pt;margin-top:203.9pt;width:19.2pt;height:12.7pt;z-index:251751424" strokecolor="white [3212]">
            <v:textbox style="mso-next-textbox:#_x0000_s1119" inset="0,0,0,0">
              <w:txbxContent>
                <w:p w:rsidR="00F32FC5" w:rsidRPr="00A236E2" w:rsidRDefault="00F32FC5">
                  <w:pPr>
                    <w:rPr>
                      <w:rFonts w:ascii="Times New Roman" w:hAnsi="Times New Roman"/>
                      <w:sz w:val="10"/>
                      <w:szCs w:val="10"/>
                      <w:rPrChange w:id="411" w:author="user" w:date="2019-03-19T12:33:00Z">
                        <w:rPr/>
                      </w:rPrChange>
                    </w:rPr>
                  </w:pPr>
                  <w:ins w:id="412" w:author="user" w:date="2019-03-19T12:34:00Z">
                    <w:r>
                      <w:rPr>
                        <w:rFonts w:ascii="Times New Roman" w:hAnsi="Times New Roman" w:hint="eastAsia"/>
                        <w:sz w:val="10"/>
                        <w:szCs w:val="10"/>
                      </w:rPr>
                      <w:t>Start ( )</w:t>
                    </w:r>
                  </w:ins>
                </w:p>
              </w:txbxContent>
            </v:textbox>
          </v:shape>
        </w:pict>
      </w:r>
      <w:r w:rsidRPr="00210A6E">
        <w:rPr>
          <w:noProof/>
        </w:rPr>
        <w:pict>
          <v:shape id="_x0000_s1118" type="#_x0000_t202" style="position:absolute;left:0;text-align:left;margin-left:329.05pt;margin-top:179.35pt;width:48.2pt;height:13pt;z-index:251750400" strokecolor="white [3212]">
            <v:textbox style="mso-next-textbox:#_x0000_s1118" inset="0,0,0,0">
              <w:txbxContent>
                <w:p w:rsidR="00F32FC5" w:rsidRPr="00E5111A" w:rsidRDefault="00F32FC5">
                  <w:pPr>
                    <w:rPr>
                      <w:rFonts w:ascii="Times New Roman" w:hAnsi="Times New Roman"/>
                      <w:sz w:val="10"/>
                      <w:szCs w:val="10"/>
                      <w:rPrChange w:id="413" w:author="user" w:date="2019-03-19T12:03:00Z">
                        <w:rPr/>
                      </w:rPrChange>
                    </w:rPr>
                  </w:pPr>
                  <w:ins w:id="414" w:author="user" w:date="2019-03-19T12:27:00Z">
                    <w:r>
                      <w:rPr>
                        <w:rFonts w:ascii="Times New Roman" w:hAnsi="Times New Roman"/>
                        <w:sz w:val="10"/>
                        <w:szCs w:val="10"/>
                      </w:rPr>
                      <w:t>L</w:t>
                    </w:r>
                    <w:r>
                      <w:rPr>
                        <w:rFonts w:ascii="Times New Roman" w:hAnsi="Times New Roman" w:hint="eastAsia"/>
                        <w:sz w:val="10"/>
                        <w:szCs w:val="10"/>
                      </w:rPr>
                      <w:t xml:space="preserve">ight up </w:t>
                    </w:r>
                  </w:ins>
                  <w:ins w:id="415" w:author="user" w:date="2019-03-19T12:32:00Z">
                    <w:r w:rsidRPr="00A236E2">
                      <w:rPr>
                        <w:rFonts w:ascii="Times New Roman" w:hAnsi="Times New Roman"/>
                        <w:sz w:val="10"/>
                        <w:szCs w:val="10"/>
                      </w:rPr>
                      <w:t>illuminant</w:t>
                    </w:r>
                    <w:r>
                      <w:rPr>
                        <w:rFonts w:ascii="Times New Roman" w:hAnsi="Times New Roman" w:hint="eastAsia"/>
                        <w:sz w:val="10"/>
                        <w:szCs w:val="10"/>
                      </w:rPr>
                      <w:t xml:space="preserve"> ( )</w:t>
                    </w:r>
                  </w:ins>
                </w:p>
              </w:txbxContent>
            </v:textbox>
          </v:shape>
        </w:pict>
      </w:r>
      <w:r w:rsidRPr="00210A6E">
        <w:rPr>
          <w:noProof/>
        </w:rPr>
        <w:pict>
          <v:shape id="_x0000_s1117" type="#_x0000_t202" style="position:absolute;left:0;text-align:left;margin-left:264.55pt;margin-top:166.3pt;width:60.95pt;height:13.05pt;z-index:251749376" strokecolor="white [3212]">
            <v:textbox inset="0,0,0,0">
              <w:txbxContent>
                <w:p w:rsidR="00F32FC5" w:rsidRPr="001D19A5" w:rsidRDefault="00F32FC5">
                  <w:pPr>
                    <w:rPr>
                      <w:rFonts w:ascii="Times New Roman" w:hAnsi="Times New Roman"/>
                      <w:sz w:val="10"/>
                      <w:szCs w:val="10"/>
                      <w:rPrChange w:id="416" w:author="user" w:date="2019-03-19T10:21:00Z">
                        <w:rPr/>
                      </w:rPrChange>
                    </w:rPr>
                  </w:pPr>
                  <w:ins w:id="417" w:author="user" w:date="2019-03-19T10:21:00Z">
                    <w:r>
                      <w:rPr>
                        <w:rFonts w:ascii="Times New Roman" w:hAnsi="Times New Roman"/>
                        <w:sz w:val="10"/>
                        <w:szCs w:val="10"/>
                      </w:rPr>
                      <w:t>S</w:t>
                    </w:r>
                    <w:r>
                      <w:rPr>
                        <w:rFonts w:ascii="Times New Roman" w:hAnsi="Times New Roman" w:hint="eastAsia"/>
                        <w:sz w:val="10"/>
                        <w:szCs w:val="10"/>
                      </w:rPr>
                      <w:t>etting scan pattern ( )</w:t>
                    </w:r>
                  </w:ins>
                </w:p>
              </w:txbxContent>
            </v:textbox>
          </v:shape>
        </w:pict>
      </w:r>
      <w:r w:rsidRPr="00210A6E">
        <w:rPr>
          <w:noProof/>
        </w:rPr>
        <w:pict>
          <v:shape id="_x0000_s1116" type="#_x0000_t202" style="position:absolute;left:0;text-align:left;margin-left:152.75pt;margin-top:159.2pt;width:42.7pt;height:12.2pt;z-index:251748352" strokecolor="white [3212]">
            <v:textbox style="mso-next-textbox:#_x0000_s1116" inset="0,0,0,0">
              <w:txbxContent>
                <w:p w:rsidR="00F32FC5" w:rsidRDefault="00F32FC5">
                  <w:pPr>
                    <w:jc w:val="left"/>
                    <w:rPr>
                      <w:rFonts w:ascii="Times New Roman" w:hAnsi="Times New Roman"/>
                      <w:sz w:val="10"/>
                      <w:szCs w:val="10"/>
                      <w:rPrChange w:id="418" w:author="user" w:date="2019-03-19T10:19:00Z">
                        <w:rPr/>
                      </w:rPrChange>
                    </w:rPr>
                    <w:pPrChange w:id="419" w:author="user" w:date="2019-03-19T10:20:00Z">
                      <w:pPr/>
                    </w:pPrChange>
                  </w:pPr>
                  <w:ins w:id="420" w:author="user" w:date="2019-03-19T10:19:00Z">
                    <w:r>
                      <w:rPr>
                        <w:rFonts w:ascii="Times New Roman" w:hAnsi="Times New Roman"/>
                        <w:sz w:val="10"/>
                        <w:szCs w:val="10"/>
                      </w:rPr>
                      <w:t>A</w:t>
                    </w:r>
                    <w:r>
                      <w:rPr>
                        <w:rFonts w:ascii="Times New Roman" w:hAnsi="Times New Roman" w:hint="eastAsia"/>
                        <w:sz w:val="10"/>
                        <w:szCs w:val="10"/>
                      </w:rPr>
                      <w:t>cquire</w:t>
                    </w:r>
                  </w:ins>
                  <w:ins w:id="421" w:author="user" w:date="2019-03-19T10:20:00Z">
                    <w:r>
                      <w:rPr>
                        <w:rFonts w:ascii="Times New Roman" w:hAnsi="Times New Roman" w:hint="eastAsia"/>
                        <w:sz w:val="10"/>
                        <w:szCs w:val="10"/>
                      </w:rPr>
                      <w:t xml:space="preserve"> </w:t>
                    </w:r>
                  </w:ins>
                  <w:ins w:id="422" w:author="user" w:date="2019-03-19T10:19:00Z">
                    <w:r>
                      <w:rPr>
                        <w:rFonts w:ascii="Times New Roman" w:hAnsi="Times New Roman" w:hint="eastAsia"/>
                        <w:sz w:val="10"/>
                        <w:szCs w:val="10"/>
                      </w:rPr>
                      <w:t>image ( )</w:t>
                    </w:r>
                  </w:ins>
                </w:p>
              </w:txbxContent>
            </v:textbox>
          </v:shape>
        </w:pict>
      </w:r>
      <w:r w:rsidRPr="00210A6E">
        <w:rPr>
          <w:noProof/>
        </w:rPr>
        <w:pict>
          <v:shape id="_x0000_s1115" type="#_x0000_t202" style="position:absolute;left:0;text-align:left;margin-left:66.1pt;margin-top:147.55pt;width:37.5pt;height:13.05pt;z-index:251747328" strokecolor="white [3212]">
            <v:textbox style="mso-next-textbox:#_x0000_s1115" inset="0,0,0,0">
              <w:txbxContent>
                <w:p w:rsidR="00F32FC5" w:rsidRPr="00817D36" w:rsidRDefault="00F32FC5">
                  <w:pPr>
                    <w:rPr>
                      <w:rFonts w:ascii="Times New Roman" w:hAnsi="Times New Roman"/>
                      <w:sz w:val="10"/>
                      <w:szCs w:val="10"/>
                      <w:rPrChange w:id="423" w:author="user" w:date="2019-03-19T10:18:00Z">
                        <w:rPr/>
                      </w:rPrChange>
                    </w:rPr>
                  </w:pPr>
                  <w:ins w:id="424" w:author="user" w:date="2019-03-19T10:18:00Z">
                    <w:r>
                      <w:rPr>
                        <w:rFonts w:ascii="Times New Roman" w:hAnsi="Times New Roman" w:hint="eastAsia"/>
                        <w:sz w:val="10"/>
                        <w:szCs w:val="10"/>
                      </w:rPr>
                      <w:t xml:space="preserve">Start </w:t>
                    </w:r>
                    <w:r>
                      <w:rPr>
                        <w:rFonts w:ascii="Times New Roman" w:hAnsi="Times New Roman"/>
                        <w:sz w:val="10"/>
                        <w:szCs w:val="10"/>
                      </w:rPr>
                      <w:t>imaging</w:t>
                    </w:r>
                    <w:r>
                      <w:rPr>
                        <w:rFonts w:ascii="Times New Roman" w:hAnsi="Times New Roman" w:hint="eastAsia"/>
                        <w:sz w:val="10"/>
                        <w:szCs w:val="10"/>
                      </w:rPr>
                      <w:t xml:space="preserve"> ( )</w:t>
                    </w:r>
                  </w:ins>
                </w:p>
              </w:txbxContent>
            </v:textbox>
          </v:shape>
        </w:pict>
      </w:r>
      <w:r w:rsidRPr="00210A6E">
        <w:rPr>
          <w:noProof/>
        </w:rPr>
        <w:pict>
          <v:shape id="_x0000_s1114" type="#_x0000_t202" style="position:absolute;left:0;text-align:left;margin-left:48.8pt;margin-top:109.1pt;width:87.95pt;height:13.35pt;z-index:251746304" strokecolor="white [3212]">
            <v:textbox inset="0,0,0,0">
              <w:txbxContent>
                <w:p w:rsidR="00F32FC5" w:rsidRPr="0031448A" w:rsidRDefault="00F32FC5">
                  <w:pPr>
                    <w:rPr>
                      <w:rFonts w:ascii="Times New Roman" w:hAnsi="Times New Roman"/>
                      <w:sz w:val="10"/>
                      <w:szCs w:val="10"/>
                      <w:rPrChange w:id="425" w:author="user" w:date="2019-03-19T10:15:00Z">
                        <w:rPr/>
                      </w:rPrChange>
                    </w:rPr>
                  </w:pPr>
                  <w:ins w:id="426" w:author="user" w:date="2019-03-19T10:15:00Z">
                    <w:r>
                      <w:rPr>
                        <w:rFonts w:ascii="Times New Roman" w:hAnsi="Times New Roman" w:hint="eastAsia"/>
                        <w:sz w:val="10"/>
                        <w:szCs w:val="10"/>
                      </w:rPr>
                      <w:t xml:space="preserve">Imaging position/Specification of </w:t>
                    </w:r>
                  </w:ins>
                  <w:ins w:id="427" w:author="user" w:date="2019-03-19T10:16:00Z">
                    <w:r>
                      <w:rPr>
                        <w:rFonts w:ascii="Times New Roman" w:hAnsi="Times New Roman" w:hint="eastAsia"/>
                        <w:sz w:val="10"/>
                        <w:szCs w:val="10"/>
                      </w:rPr>
                      <w:t>angle ( )</w:t>
                    </w:r>
                  </w:ins>
                </w:p>
              </w:txbxContent>
            </v:textbox>
          </v:shape>
        </w:pict>
      </w:r>
      <w:r w:rsidRPr="00210A6E">
        <w:rPr>
          <w:noProof/>
        </w:rPr>
        <w:pict>
          <v:shape id="_x0000_s1113" type="#_x0000_t202" style="position:absolute;left:0;text-align:left;margin-left:46.2pt;margin-top:69.95pt;width:57.4pt;height:12.05pt;z-index:251745280" strokecolor="white [3212]">
            <v:textbox inset="0,0,0,0">
              <w:txbxContent>
                <w:p w:rsidR="00F32FC5" w:rsidRPr="008D4E8B" w:rsidRDefault="00F32FC5">
                  <w:pPr>
                    <w:rPr>
                      <w:rFonts w:ascii="Times New Roman" w:hAnsi="Times New Roman"/>
                      <w:sz w:val="10"/>
                      <w:szCs w:val="10"/>
                      <w:rPrChange w:id="428" w:author="user" w:date="2019-03-19T10:13:00Z">
                        <w:rPr/>
                      </w:rPrChange>
                    </w:rPr>
                  </w:pPr>
                  <w:ins w:id="429" w:author="user" w:date="2019-03-19T10:13:00Z">
                    <w:r>
                      <w:rPr>
                        <w:rFonts w:ascii="Times New Roman" w:hAnsi="Times New Roman" w:hint="eastAsia"/>
                        <w:sz w:val="10"/>
                        <w:szCs w:val="10"/>
                      </w:rPr>
                      <w:t>Select scan pattern ( )</w:t>
                    </w:r>
                  </w:ins>
                </w:p>
              </w:txbxContent>
            </v:textbox>
          </v:shape>
        </w:pict>
      </w:r>
      <w:r w:rsidRPr="00210A6E">
        <w:rPr>
          <w:noProof/>
        </w:rPr>
        <w:pict>
          <v:shape id="_x0000_s1112" type="#_x0000_t202" style="position:absolute;left:0;text-align:left;margin-left:47.85pt;margin-top:40.3pt;width:69.1pt;height:12.9pt;z-index:251744256" strokecolor="white [3212]">
            <v:textbox style="mso-next-textbox:#_x0000_s1112" inset="0,0,0,0">
              <w:txbxContent>
                <w:p w:rsidR="00F32FC5" w:rsidRDefault="00F32FC5">
                  <w:pPr>
                    <w:jc w:val="left"/>
                    <w:rPr>
                      <w:rFonts w:ascii="Times New Roman" w:hAnsi="Times New Roman"/>
                      <w:sz w:val="10"/>
                      <w:szCs w:val="10"/>
                      <w:rPrChange w:id="430" w:author="user" w:date="2019-03-19T10:12:00Z">
                        <w:rPr/>
                      </w:rPrChange>
                    </w:rPr>
                    <w:pPrChange w:id="431" w:author="user" w:date="2019-03-19T10:11:00Z">
                      <w:pPr/>
                    </w:pPrChange>
                  </w:pPr>
                  <w:ins w:id="432" w:author="user" w:date="2019-03-19T10:11:00Z">
                    <w:r w:rsidRPr="00210A6E">
                      <w:rPr>
                        <w:rFonts w:ascii="Times New Roman" w:hAnsi="Times New Roman"/>
                        <w:sz w:val="10"/>
                        <w:szCs w:val="10"/>
                        <w:rPrChange w:id="433" w:author="user" w:date="2019-03-19T10:12:00Z">
                          <w:rPr>
                            <w:rFonts w:ascii="Times New Roman" w:hAnsi="Times New Roman"/>
                            <w:sz w:val="14"/>
                            <w:szCs w:val="14"/>
                          </w:rPr>
                        </w:rPrChange>
                      </w:rPr>
                      <w:t>Display measurement screen ( )</w:t>
                    </w:r>
                  </w:ins>
                </w:p>
              </w:txbxContent>
            </v:textbox>
          </v:shape>
        </w:pict>
      </w:r>
      <w:r w:rsidRPr="00210A6E">
        <w:rPr>
          <w:noProof/>
        </w:rPr>
        <w:pict>
          <v:shape id="_x0000_s1111" type="#_x0000_t202" style="position:absolute;left:0;text-align:left;margin-left:5.2pt;margin-top:11.95pt;width:58.7pt;height:14.65pt;z-index:251743232">
            <v:textbox style="mso-next-textbox:#_x0000_s1111" inset="0,0,0,0">
              <w:txbxContent>
                <w:p w:rsidR="00F32FC5" w:rsidRPr="005C2F39" w:rsidRDefault="00F32FC5">
                  <w:pPr>
                    <w:rPr>
                      <w:rFonts w:ascii="Times New Roman" w:hAnsi="Times New Roman"/>
                      <w:sz w:val="16"/>
                      <w:szCs w:val="16"/>
                      <w:rPrChange w:id="434" w:author="user" w:date="2019-03-19T10:08:00Z">
                        <w:rPr/>
                      </w:rPrChange>
                    </w:rPr>
                  </w:pPr>
                  <w:ins w:id="435" w:author="user" w:date="2019-03-19T10:08:00Z">
                    <w:r>
                      <w:rPr>
                        <w:rFonts w:ascii="Times New Roman" w:hAnsi="Times New Roman"/>
                        <w:sz w:val="16"/>
                        <w:szCs w:val="16"/>
                      </w:rPr>
                      <w:t>S</w:t>
                    </w:r>
                    <w:r>
                      <w:rPr>
                        <w:rFonts w:ascii="Times New Roman" w:hAnsi="Times New Roman" w:hint="eastAsia"/>
                        <w:sz w:val="16"/>
                        <w:szCs w:val="16"/>
                      </w:rPr>
                      <w:t xml:space="preserve">d </w:t>
                    </w:r>
                  </w:ins>
                  <w:ins w:id="436" w:author="user" w:date="2019-03-19T10:09:00Z">
                    <w:r>
                      <w:rPr>
                        <w:rFonts w:ascii="Times New Roman" w:hAnsi="Times New Roman" w:hint="eastAsia"/>
                        <w:sz w:val="16"/>
                        <w:szCs w:val="16"/>
                      </w:rPr>
                      <w:t xml:space="preserve">OCT </w:t>
                    </w:r>
                  </w:ins>
                  <w:ins w:id="437" w:author="user" w:date="2019-03-19T10:10:00Z">
                    <w:r>
                      <w:rPr>
                        <w:rFonts w:ascii="Times New Roman" w:hAnsi="Times New Roman" w:hint="eastAsia"/>
                        <w:sz w:val="16"/>
                        <w:szCs w:val="16"/>
                      </w:rPr>
                      <w:t>imaging</w:t>
                    </w:r>
                  </w:ins>
                </w:p>
              </w:txbxContent>
            </v:textbox>
          </v:shape>
        </w:pict>
      </w:r>
      <w:r w:rsidR="0036051C">
        <w:rPr>
          <w:noProof/>
        </w:rPr>
        <w:drawing>
          <wp:inline distT="0" distB="0" distL="0" distR="0">
            <wp:extent cx="6114415" cy="5995035"/>
            <wp:effectExtent l="0" t="0" r="635" b="5715"/>
            <wp:docPr id="13"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5995035"/>
                    </a:xfrm>
                    <a:prstGeom prst="rect">
                      <a:avLst/>
                    </a:prstGeom>
                    <a:noFill/>
                    <a:ln>
                      <a:noFill/>
                    </a:ln>
                  </pic:spPr>
                </pic:pic>
              </a:graphicData>
            </a:graphic>
          </wp:inline>
        </w:drawing>
      </w:r>
      <w:r w:rsidR="00CB1633" w:rsidRPr="00AB43FB">
        <w:rPr>
          <w:b/>
        </w:rPr>
        <w:t xml:space="preserve">Figure </w:t>
      </w:r>
      <w:r w:rsidRPr="00AB43FB">
        <w:rPr>
          <w:b/>
        </w:rPr>
        <w:fldChar w:fldCharType="begin"/>
      </w:r>
      <w:r w:rsidR="00CB1633" w:rsidRPr="00AB43FB">
        <w:rPr>
          <w:b/>
        </w:rPr>
        <w:instrText xml:space="preserve"> STYLEREF 1 \s </w:instrText>
      </w:r>
      <w:r w:rsidRPr="00AB43FB">
        <w:rPr>
          <w:b/>
        </w:rPr>
        <w:fldChar w:fldCharType="separate"/>
      </w:r>
      <w:r w:rsidR="00CB1633" w:rsidRPr="00AB43FB">
        <w:rPr>
          <w:b/>
          <w:noProof/>
        </w:rPr>
        <w:t>9</w:t>
      </w:r>
      <w:r w:rsidRPr="00AB43FB">
        <w:rPr>
          <w:b/>
          <w:noProof/>
        </w:rPr>
        <w:fldChar w:fldCharType="end"/>
      </w:r>
      <w:r w:rsidR="00CB1633" w:rsidRPr="00AB43FB">
        <w:rPr>
          <w:b/>
        </w:rPr>
        <w:noBreakHyphen/>
      </w:r>
      <w:r w:rsidRPr="00AB43FB">
        <w:rPr>
          <w:b/>
        </w:rPr>
        <w:fldChar w:fldCharType="begin"/>
      </w:r>
      <w:r w:rsidR="00CB1633" w:rsidRPr="00AB43FB">
        <w:rPr>
          <w:b/>
        </w:rPr>
        <w:instrText xml:space="preserve"> SEQ Figure \* ARABIC \s 1 </w:instrText>
      </w:r>
      <w:r w:rsidRPr="00AB43FB">
        <w:rPr>
          <w:b/>
        </w:rPr>
        <w:fldChar w:fldCharType="separate"/>
      </w:r>
      <w:r w:rsidR="00CB1633" w:rsidRPr="00AB43FB">
        <w:rPr>
          <w:b/>
          <w:noProof/>
        </w:rPr>
        <w:t>11</w:t>
      </w:r>
      <w:r w:rsidRPr="00AB43FB">
        <w:rPr>
          <w:b/>
          <w:noProof/>
        </w:rPr>
        <w:fldChar w:fldCharType="end"/>
      </w:r>
      <w:r w:rsidR="00CB1633" w:rsidRPr="00AB43FB">
        <w:rPr>
          <w:b/>
        </w:rPr>
        <w:t xml:space="preserve"> OCT photography</w:t>
      </w:r>
    </w:p>
    <w:p w:rsidR="00CB1633" w:rsidRDefault="00CB1633">
      <w:pPr>
        <w:pStyle w:val="Caption"/>
      </w:pPr>
    </w:p>
    <w:p w:rsidR="00CB1633" w:rsidRDefault="00CB1633"/>
    <w:p w:rsidR="00CB1633" w:rsidRDefault="00CB1633">
      <w:pPr>
        <w:pStyle w:val="Heading4"/>
      </w:pPr>
      <w:r>
        <w:rPr>
          <w:rFonts w:hint="eastAsia"/>
        </w:rPr>
        <w:lastRenderedPageBreak/>
        <w:t>Chin</w:t>
      </w:r>
      <w:ins w:id="438" w:author="user" w:date="2019-03-19T13:23:00Z">
        <w:r w:rsidR="002D68FB">
          <w:rPr>
            <w:rFonts w:hint="eastAsia"/>
          </w:rPr>
          <w:t xml:space="preserve"> </w:t>
        </w:r>
      </w:ins>
      <w:r>
        <w:rPr>
          <w:rFonts w:hint="eastAsia"/>
        </w:rPr>
        <w:t>rest adjustment</w:t>
      </w:r>
    </w:p>
    <w:p w:rsidR="00CB1633" w:rsidRDefault="00210A6E">
      <w:pPr>
        <w:keepNext/>
      </w:pPr>
      <w:r>
        <w:rPr>
          <w:noProof/>
        </w:rPr>
        <w:pict>
          <v:shape id="_x0000_s1138" type="#_x0000_t202" style="position:absolute;left:0;text-align:left;margin-left:17.5pt;margin-top:242.35pt;width:98.6pt;height:39.1pt;z-index:251770880" fillcolor="#e5b8b7 [1301]">
            <v:textbox inset="5.85pt,.7pt,5.85pt,.7pt">
              <w:txbxContent>
                <w:p w:rsidR="00F32FC5" w:rsidRDefault="00F32FC5">
                  <w:pPr>
                    <w:jc w:val="left"/>
                    <w:rPr>
                      <w:rFonts w:ascii="Times New Roman" w:hAnsi="Times New Roman"/>
                      <w:sz w:val="16"/>
                      <w:szCs w:val="16"/>
                      <w:rPrChange w:id="439" w:author="user" w:date="2019-03-19T13:33:00Z">
                        <w:rPr/>
                      </w:rPrChange>
                    </w:rPr>
                    <w:pPrChange w:id="440" w:author="user" w:date="2019-03-19T13:36:00Z">
                      <w:pPr/>
                    </w:pPrChange>
                  </w:pPr>
                  <w:ins w:id="441" w:author="user" w:date="2019-03-19T13:34:00Z">
                    <w:r>
                      <w:rPr>
                        <w:rFonts w:ascii="Times New Roman" w:hAnsi="Times New Roman" w:hint="eastAsia"/>
                        <w:sz w:val="16"/>
                        <w:szCs w:val="16"/>
                      </w:rPr>
                      <w:t xml:space="preserve">Release hand from touch </w:t>
                    </w:r>
                  </w:ins>
                  <w:ins w:id="442" w:author="user" w:date="2019-03-19T13:35:00Z">
                    <w:r>
                      <w:rPr>
                        <w:rFonts w:ascii="Times New Roman" w:hAnsi="Times New Roman"/>
                        <w:sz w:val="16"/>
                        <w:szCs w:val="16"/>
                      </w:rPr>
                      <w:t>panel</w:t>
                    </w:r>
                  </w:ins>
                </w:p>
              </w:txbxContent>
            </v:textbox>
          </v:shape>
        </w:pict>
      </w:r>
      <w:r>
        <w:rPr>
          <w:noProof/>
        </w:rPr>
        <w:pict>
          <v:shape id="_x0000_s1137" type="#_x0000_t202" style="position:absolute;left:0;text-align:left;margin-left:348.9pt;margin-top:230.9pt;width:97.4pt;height:20.2pt;z-index:251769856" strokecolor="white [3212]">
            <v:textbox inset="0,0,0,0">
              <w:txbxContent>
                <w:p w:rsidR="00F32FC5" w:rsidRPr="004624B6" w:rsidRDefault="00F32FC5" w:rsidP="00A54F9F">
                  <w:pPr>
                    <w:jc w:val="left"/>
                    <w:rPr>
                      <w:ins w:id="443" w:author="user" w:date="2019-03-19T13:31:00Z"/>
                      <w:rFonts w:ascii="Times New Roman" w:hAnsi="Times New Roman"/>
                      <w:sz w:val="16"/>
                      <w:szCs w:val="16"/>
                    </w:rPr>
                  </w:pPr>
                  <w:ins w:id="444" w:author="user" w:date="2019-03-19T13:31:00Z">
                    <w:r>
                      <w:rPr>
                        <w:rFonts w:ascii="Times New Roman" w:hAnsi="Times New Roman" w:hint="eastAsia"/>
                        <w:sz w:val="16"/>
                        <w:szCs w:val="16"/>
                      </w:rPr>
                      <w:t>M</w:t>
                    </w:r>
                    <w:r>
                      <w:rPr>
                        <w:rFonts w:ascii="Times New Roman" w:hAnsi="Times New Roman"/>
                        <w:sz w:val="16"/>
                        <w:szCs w:val="16"/>
                      </w:rPr>
                      <w:t>o</w:t>
                    </w:r>
                    <w:r>
                      <w:rPr>
                        <w:rFonts w:ascii="Times New Roman" w:hAnsi="Times New Roman" w:hint="eastAsia"/>
                        <w:sz w:val="16"/>
                        <w:szCs w:val="16"/>
                      </w:rPr>
                      <w:t>vement of chin rest (stop)</w:t>
                    </w:r>
                  </w:ins>
                </w:p>
                <w:p w:rsidR="00F32FC5" w:rsidRDefault="00F32FC5"/>
              </w:txbxContent>
            </v:textbox>
          </v:shape>
        </w:pict>
      </w:r>
      <w:r>
        <w:rPr>
          <w:noProof/>
        </w:rPr>
        <w:pict>
          <v:shape id="_x0000_s1136" type="#_x0000_t202" style="position:absolute;left:0;text-align:left;margin-left:245.95pt;margin-top:226pt;width:100pt;height:15.65pt;z-index:251768832" strokecolor="white [3212]">
            <v:textbox inset="0,0,0,0">
              <w:txbxContent>
                <w:p w:rsidR="00F32FC5" w:rsidRPr="004624B6" w:rsidRDefault="00F32FC5" w:rsidP="00A54F9F">
                  <w:pPr>
                    <w:jc w:val="left"/>
                    <w:rPr>
                      <w:ins w:id="445" w:author="user" w:date="2019-03-19T13:31:00Z"/>
                      <w:rFonts w:ascii="Times New Roman" w:hAnsi="Times New Roman"/>
                      <w:sz w:val="16"/>
                      <w:szCs w:val="16"/>
                    </w:rPr>
                  </w:pPr>
                  <w:ins w:id="446" w:author="user" w:date="2019-03-19T13:31:00Z">
                    <w:r>
                      <w:rPr>
                        <w:rFonts w:ascii="Times New Roman" w:hAnsi="Times New Roman" w:hint="eastAsia"/>
                        <w:sz w:val="16"/>
                        <w:szCs w:val="16"/>
                      </w:rPr>
                      <w:t>M</w:t>
                    </w:r>
                    <w:r>
                      <w:rPr>
                        <w:rFonts w:ascii="Times New Roman" w:hAnsi="Times New Roman"/>
                        <w:sz w:val="16"/>
                        <w:szCs w:val="16"/>
                      </w:rPr>
                      <w:t>o</w:t>
                    </w:r>
                    <w:r>
                      <w:rPr>
                        <w:rFonts w:ascii="Times New Roman" w:hAnsi="Times New Roman" w:hint="eastAsia"/>
                        <w:sz w:val="16"/>
                        <w:szCs w:val="16"/>
                      </w:rPr>
                      <w:t>vement of chin rest (stop)</w:t>
                    </w:r>
                  </w:ins>
                </w:p>
                <w:p w:rsidR="00F32FC5" w:rsidRDefault="00F32FC5"/>
              </w:txbxContent>
            </v:textbox>
          </v:shape>
        </w:pict>
      </w:r>
      <w:r>
        <w:rPr>
          <w:noProof/>
        </w:rPr>
        <w:pict>
          <v:shape id="_x0000_s1135" type="#_x0000_t202" style="position:absolute;left:0;text-align:left;margin-left:143pt;margin-top:212.65pt;width:97.4pt;height:15.65pt;z-index:251767808" strokecolor="white [3212]">
            <v:textbox inset="0,0,0,0">
              <w:txbxContent>
                <w:p w:rsidR="00F32FC5" w:rsidRPr="004624B6" w:rsidRDefault="00F32FC5" w:rsidP="004A1F77">
                  <w:pPr>
                    <w:jc w:val="left"/>
                    <w:rPr>
                      <w:ins w:id="447" w:author="user" w:date="2019-03-19T13:28:00Z"/>
                      <w:rFonts w:ascii="Times New Roman" w:hAnsi="Times New Roman"/>
                      <w:sz w:val="16"/>
                      <w:szCs w:val="16"/>
                    </w:rPr>
                  </w:pPr>
                  <w:ins w:id="448" w:author="user" w:date="2019-03-19T13:28:00Z">
                    <w:r>
                      <w:rPr>
                        <w:rFonts w:ascii="Times New Roman" w:hAnsi="Times New Roman" w:hint="eastAsia"/>
                        <w:sz w:val="16"/>
                        <w:szCs w:val="16"/>
                      </w:rPr>
                      <w:t>M</w:t>
                    </w:r>
                    <w:r>
                      <w:rPr>
                        <w:rFonts w:ascii="Times New Roman" w:hAnsi="Times New Roman"/>
                        <w:sz w:val="16"/>
                        <w:szCs w:val="16"/>
                      </w:rPr>
                      <w:t>o</w:t>
                    </w:r>
                    <w:r>
                      <w:rPr>
                        <w:rFonts w:ascii="Times New Roman" w:hAnsi="Times New Roman" w:hint="eastAsia"/>
                        <w:sz w:val="16"/>
                        <w:szCs w:val="16"/>
                      </w:rPr>
                      <w:t>vement of chin rest (</w:t>
                    </w:r>
                  </w:ins>
                  <w:ins w:id="449" w:author="user" w:date="2019-03-19T13:29:00Z">
                    <w:r>
                      <w:rPr>
                        <w:rFonts w:ascii="Times New Roman" w:hAnsi="Times New Roman" w:hint="eastAsia"/>
                        <w:sz w:val="16"/>
                        <w:szCs w:val="16"/>
                      </w:rPr>
                      <w:t>stop</w:t>
                    </w:r>
                  </w:ins>
                  <w:ins w:id="450" w:author="user" w:date="2019-03-19T13:28:00Z">
                    <w:r>
                      <w:rPr>
                        <w:rFonts w:ascii="Times New Roman" w:hAnsi="Times New Roman" w:hint="eastAsia"/>
                        <w:sz w:val="16"/>
                        <w:szCs w:val="16"/>
                      </w:rPr>
                      <w:t>)</w:t>
                    </w:r>
                  </w:ins>
                </w:p>
                <w:p w:rsidR="00F32FC5" w:rsidRDefault="00F32FC5"/>
              </w:txbxContent>
            </v:textbox>
          </v:shape>
        </w:pict>
      </w:r>
      <w:r>
        <w:rPr>
          <w:noProof/>
        </w:rPr>
        <w:pict>
          <v:shape id="_x0000_s1134" type="#_x0000_t202" style="position:absolute;left:0;text-align:left;margin-left:351.2pt;margin-top:108.25pt;width:115.95pt;height:15pt;z-index:251766784" strokecolor="white [3212]">
            <v:textbox inset="0,0,0,0">
              <w:txbxContent>
                <w:p w:rsidR="00F32FC5" w:rsidRPr="004624B6" w:rsidRDefault="00F32FC5" w:rsidP="00362E33">
                  <w:pPr>
                    <w:jc w:val="left"/>
                    <w:rPr>
                      <w:ins w:id="451" w:author="user" w:date="2019-03-19T13:27:00Z"/>
                      <w:rFonts w:ascii="Times New Roman" w:hAnsi="Times New Roman"/>
                      <w:sz w:val="16"/>
                      <w:szCs w:val="16"/>
                    </w:rPr>
                  </w:pPr>
                  <w:ins w:id="452" w:author="user" w:date="2019-03-19T13:27:00Z">
                    <w:r>
                      <w:rPr>
                        <w:rFonts w:ascii="Times New Roman" w:hAnsi="Times New Roman" w:hint="eastAsia"/>
                        <w:sz w:val="16"/>
                        <w:szCs w:val="16"/>
                      </w:rPr>
                      <w:t>M</w:t>
                    </w:r>
                    <w:r>
                      <w:rPr>
                        <w:rFonts w:ascii="Times New Roman" w:hAnsi="Times New Roman"/>
                        <w:sz w:val="16"/>
                        <w:szCs w:val="16"/>
                      </w:rPr>
                      <w:t>o</w:t>
                    </w:r>
                    <w:r>
                      <w:rPr>
                        <w:rFonts w:ascii="Times New Roman" w:hAnsi="Times New Roman" w:hint="eastAsia"/>
                        <w:sz w:val="16"/>
                        <w:szCs w:val="16"/>
                      </w:rPr>
                      <w:t>vement of chin rest (Up/down)</w:t>
                    </w:r>
                  </w:ins>
                </w:p>
                <w:p w:rsidR="00F32FC5" w:rsidRDefault="00F32FC5"/>
              </w:txbxContent>
            </v:textbox>
          </v:shape>
        </w:pict>
      </w:r>
      <w:r>
        <w:rPr>
          <w:noProof/>
        </w:rPr>
        <w:pict>
          <v:shape id="_x0000_s1133" type="#_x0000_t202" style="position:absolute;left:0;text-align:left;margin-left:245.95pt;margin-top:91.45pt;width:115.35pt;height:16pt;z-index:251765760" strokecolor="white [3212]">
            <v:textbox inset="0,0,0,0">
              <w:txbxContent>
                <w:p w:rsidR="00F32FC5" w:rsidRPr="004624B6" w:rsidRDefault="00F32FC5" w:rsidP="00362E33">
                  <w:pPr>
                    <w:jc w:val="left"/>
                    <w:rPr>
                      <w:ins w:id="453" w:author="user" w:date="2019-03-19T13:26:00Z"/>
                      <w:rFonts w:ascii="Times New Roman" w:hAnsi="Times New Roman"/>
                      <w:sz w:val="16"/>
                      <w:szCs w:val="16"/>
                    </w:rPr>
                  </w:pPr>
                  <w:ins w:id="454" w:author="user" w:date="2019-03-19T13:26:00Z">
                    <w:r>
                      <w:rPr>
                        <w:rFonts w:ascii="Times New Roman" w:hAnsi="Times New Roman" w:hint="eastAsia"/>
                        <w:sz w:val="16"/>
                        <w:szCs w:val="16"/>
                      </w:rPr>
                      <w:t>M</w:t>
                    </w:r>
                    <w:r>
                      <w:rPr>
                        <w:rFonts w:ascii="Times New Roman" w:hAnsi="Times New Roman"/>
                        <w:sz w:val="16"/>
                        <w:szCs w:val="16"/>
                      </w:rPr>
                      <w:t>o</w:t>
                    </w:r>
                    <w:r>
                      <w:rPr>
                        <w:rFonts w:ascii="Times New Roman" w:hAnsi="Times New Roman" w:hint="eastAsia"/>
                        <w:sz w:val="16"/>
                        <w:szCs w:val="16"/>
                      </w:rPr>
                      <w:t>vement of chin rest (Up/down)</w:t>
                    </w:r>
                  </w:ins>
                </w:p>
                <w:p w:rsidR="00F32FC5" w:rsidRDefault="00F32FC5"/>
              </w:txbxContent>
            </v:textbox>
          </v:shape>
        </w:pict>
      </w:r>
      <w:r>
        <w:rPr>
          <w:noProof/>
        </w:rPr>
        <w:pict>
          <v:shape id="_x0000_s1132" type="#_x0000_t202" style="position:absolute;left:0;text-align:left;margin-left:143pt;margin-top:74.2pt;width:118.9pt;height:15.3pt;z-index:251764736" strokecolor="white [3212]">
            <v:textbox inset="0,0,0,0">
              <w:txbxContent>
                <w:p w:rsidR="00F32FC5" w:rsidRDefault="00F32FC5">
                  <w:pPr>
                    <w:jc w:val="left"/>
                    <w:rPr>
                      <w:rFonts w:ascii="Times New Roman" w:hAnsi="Times New Roman"/>
                      <w:sz w:val="16"/>
                      <w:szCs w:val="16"/>
                      <w:rPrChange w:id="455" w:author="user" w:date="2019-03-19T13:24:00Z">
                        <w:rPr/>
                      </w:rPrChange>
                    </w:rPr>
                    <w:pPrChange w:id="456" w:author="user" w:date="2019-03-19T13:25:00Z">
                      <w:pPr/>
                    </w:pPrChange>
                  </w:pPr>
                  <w:ins w:id="457" w:author="user" w:date="2019-03-19T13:24:00Z">
                    <w:r>
                      <w:rPr>
                        <w:rFonts w:ascii="Times New Roman" w:hAnsi="Times New Roman" w:hint="eastAsia"/>
                        <w:sz w:val="16"/>
                        <w:szCs w:val="16"/>
                      </w:rPr>
                      <w:t>M</w:t>
                    </w:r>
                    <w:r>
                      <w:rPr>
                        <w:rFonts w:ascii="Times New Roman" w:hAnsi="Times New Roman"/>
                        <w:sz w:val="16"/>
                        <w:szCs w:val="16"/>
                      </w:rPr>
                      <w:t>o</w:t>
                    </w:r>
                    <w:r>
                      <w:rPr>
                        <w:rFonts w:ascii="Times New Roman" w:hAnsi="Times New Roman" w:hint="eastAsia"/>
                        <w:sz w:val="16"/>
                        <w:szCs w:val="16"/>
                      </w:rPr>
                      <w:t>ve</w:t>
                    </w:r>
                  </w:ins>
                  <w:ins w:id="458" w:author="user" w:date="2019-03-19T13:25:00Z">
                    <w:r>
                      <w:rPr>
                        <w:rFonts w:ascii="Times New Roman" w:hAnsi="Times New Roman" w:hint="eastAsia"/>
                        <w:sz w:val="16"/>
                        <w:szCs w:val="16"/>
                      </w:rPr>
                      <w:t>ment of</w:t>
                    </w:r>
                  </w:ins>
                  <w:ins w:id="459" w:author="user" w:date="2019-03-19T13:24:00Z">
                    <w:r>
                      <w:rPr>
                        <w:rFonts w:ascii="Times New Roman" w:hAnsi="Times New Roman" w:hint="eastAsia"/>
                        <w:sz w:val="16"/>
                        <w:szCs w:val="16"/>
                      </w:rPr>
                      <w:t xml:space="preserve"> chin rest (Up/down)</w:t>
                    </w:r>
                  </w:ins>
                </w:p>
              </w:txbxContent>
            </v:textbox>
          </v:shape>
        </w:pict>
      </w:r>
      <w:r>
        <w:rPr>
          <w:noProof/>
        </w:rPr>
        <w:pict>
          <v:shape id="_x0000_s1131" type="#_x0000_t202" style="position:absolute;left:0;text-align:left;margin-left:7.7pt;margin-top:13.25pt;width:109.45pt;height:15pt;z-index:251763712">
            <v:textbox inset="0,0,0,0">
              <w:txbxContent>
                <w:p w:rsidR="00F32FC5" w:rsidRPr="002D68FB" w:rsidRDefault="00F32FC5">
                  <w:pPr>
                    <w:rPr>
                      <w:rFonts w:ascii="Times New Roman" w:hAnsi="Times New Roman"/>
                      <w:sz w:val="16"/>
                      <w:szCs w:val="16"/>
                      <w:rPrChange w:id="460" w:author="user" w:date="2019-03-19T13:20:00Z">
                        <w:rPr/>
                      </w:rPrChange>
                    </w:rPr>
                  </w:pPr>
                  <w:ins w:id="461" w:author="user" w:date="2019-03-19T13:20:00Z">
                    <w:r>
                      <w:rPr>
                        <w:rFonts w:ascii="Times New Roman" w:hAnsi="Times New Roman"/>
                        <w:sz w:val="16"/>
                        <w:szCs w:val="16"/>
                      </w:rPr>
                      <w:t>S</w:t>
                    </w:r>
                    <w:r>
                      <w:rPr>
                        <w:rFonts w:ascii="Times New Roman" w:hAnsi="Times New Roman" w:hint="eastAsia"/>
                        <w:sz w:val="16"/>
                        <w:szCs w:val="16"/>
                      </w:rPr>
                      <w:t xml:space="preserve">d </w:t>
                    </w:r>
                  </w:ins>
                  <w:ins w:id="462" w:author="user" w:date="2019-03-19T13:23:00Z">
                    <w:r>
                      <w:rPr>
                        <w:rFonts w:ascii="Times New Roman" w:hAnsi="Times New Roman" w:hint="eastAsia"/>
                        <w:sz w:val="16"/>
                        <w:szCs w:val="16"/>
                      </w:rPr>
                      <w:t>chin rest adjustment (Stop)</w:t>
                    </w:r>
                  </w:ins>
                </w:p>
              </w:txbxContent>
            </v:textbox>
          </v:shape>
        </w:pict>
      </w:r>
      <w:r w:rsidR="0036051C">
        <w:rPr>
          <w:noProof/>
        </w:rPr>
        <w:drawing>
          <wp:inline distT="0" distB="0" distL="0" distR="0">
            <wp:extent cx="6114415" cy="4445000"/>
            <wp:effectExtent l="0" t="0" r="635"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4445000"/>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12</w:t>
        </w:r>
      </w:fldSimple>
      <w:r>
        <w:rPr>
          <w:rFonts w:hint="eastAsia"/>
          <w:noProof/>
        </w:rPr>
        <w:t xml:space="preserve"> Chinrest adjustment</w:t>
      </w:r>
    </w:p>
    <w:p w:rsidR="00CB1633" w:rsidRDefault="00CB1633">
      <w:pPr>
        <w:pStyle w:val="Heading4"/>
      </w:pPr>
      <w:r>
        <w:rPr>
          <w:rFonts w:hint="eastAsia"/>
        </w:rPr>
        <w:lastRenderedPageBreak/>
        <w:t>Auto alignment</w:t>
      </w:r>
    </w:p>
    <w:p w:rsidR="00CB1633" w:rsidRDefault="00210A6E">
      <w:pPr>
        <w:pStyle w:val="Caption"/>
      </w:pPr>
      <w:r>
        <w:rPr>
          <w:noProof/>
        </w:rPr>
        <w:pict>
          <v:shape id="_x0000_s1154" type="#_x0000_t202" style="position:absolute;left:0;text-align:left;margin-left:358.8pt;margin-top:168.5pt;width:108.75pt;height:49.15pt;z-index:251787264" fillcolor="#e5b8b7 [1301]">
            <v:textbox style="mso-next-textbox:#_x0000_s1154" inset="0,0,0,0">
              <w:txbxContent>
                <w:p w:rsidR="00F32FC5" w:rsidRDefault="00F32FC5">
                  <w:pPr>
                    <w:jc w:val="left"/>
                    <w:rPr>
                      <w:rFonts w:ascii="Times New Roman" w:hAnsi="Times New Roman"/>
                      <w:sz w:val="14"/>
                      <w:szCs w:val="14"/>
                      <w:rPrChange w:id="463" w:author="user" w:date="2019-03-19T17:00:00Z">
                        <w:rPr/>
                      </w:rPrChange>
                    </w:rPr>
                    <w:pPrChange w:id="464" w:author="user" w:date="2019-03-19T17:00:00Z">
                      <w:pPr/>
                    </w:pPrChange>
                  </w:pPr>
                  <w:ins w:id="465" w:author="user" w:date="2019-03-19T16:59:00Z">
                    <w:r w:rsidRPr="00210A6E">
                      <w:rPr>
                        <w:rFonts w:ascii="Times New Roman" w:hAnsi="Times New Roman"/>
                        <w:sz w:val="12"/>
                        <w:szCs w:val="12"/>
                        <w:rPrChange w:id="466" w:author="user" w:date="2019-03-19T17:01:00Z">
                          <w:rPr/>
                        </w:rPrChange>
                      </w:rPr>
                      <w:t>When acquiring anterior eye part image (master, slave) it is assumed that live image captured</w:t>
                    </w:r>
                    <w:r w:rsidRPr="00210A6E">
                      <w:rPr>
                        <w:rFonts w:ascii="Times New Roman" w:hAnsi="Times New Roman"/>
                        <w:sz w:val="14"/>
                        <w:szCs w:val="14"/>
                        <w:rPrChange w:id="467" w:author="user" w:date="2019-03-19T17:00:00Z">
                          <w:rPr/>
                        </w:rPrChange>
                      </w:rPr>
                      <w:t xml:space="preserve"> </w:t>
                    </w:r>
                    <w:r w:rsidRPr="00210A6E">
                      <w:rPr>
                        <w:rFonts w:ascii="Times New Roman" w:hAnsi="Times New Roman"/>
                        <w:sz w:val="12"/>
                        <w:szCs w:val="12"/>
                        <w:rPrChange w:id="468" w:author="user" w:date="2019-03-19T17:01:00Z">
                          <w:rPr/>
                        </w:rPrChange>
                      </w:rPr>
                      <w:t>periodically.</w:t>
                    </w:r>
                  </w:ins>
                </w:p>
              </w:txbxContent>
            </v:textbox>
          </v:shape>
        </w:pict>
      </w:r>
      <w:r>
        <w:rPr>
          <w:noProof/>
        </w:rPr>
        <w:pict>
          <v:shape id="_x0000_s1156" type="#_x0000_t202" style="position:absolute;left:0;text-align:left;margin-left:213.2pt;margin-top:179.1pt;width:59.1pt;height:13.95pt;z-index:251789312" strokecolor="white [3212]">
            <v:textbox style="mso-next-textbox:#_x0000_s1156" inset="0,0,0,0">
              <w:txbxContent>
                <w:p w:rsidR="00F32FC5" w:rsidRPr="008B0BB1" w:rsidRDefault="00F32FC5">
                  <w:pPr>
                    <w:rPr>
                      <w:rFonts w:ascii="Times New Roman" w:hAnsi="Times New Roman"/>
                      <w:sz w:val="12"/>
                      <w:szCs w:val="12"/>
                      <w:rPrChange w:id="469" w:author="user" w:date="2019-03-19T16:35:00Z">
                        <w:rPr/>
                      </w:rPrChange>
                    </w:rPr>
                  </w:pPr>
                  <w:ins w:id="470" w:author="user" w:date="2019-03-19T16:47:00Z">
                    <w:r>
                      <w:rPr>
                        <w:rFonts w:ascii="Times New Roman" w:hAnsi="Times New Roman" w:hint="eastAsia"/>
                        <w:sz w:val="12"/>
                        <w:szCs w:val="12"/>
                      </w:rPr>
                      <w:t>Detect pupil position ( )</w:t>
                    </w:r>
                  </w:ins>
                </w:p>
              </w:txbxContent>
            </v:textbox>
          </v:shape>
        </w:pict>
      </w:r>
      <w:r>
        <w:rPr>
          <w:noProof/>
        </w:rPr>
        <w:pict>
          <v:shape id="_x0000_s1155" type="#_x0000_t202" style="position:absolute;left:0;text-align:left;margin-left:113.45pt;margin-top:153.35pt;width:93.4pt;height:33.55pt;z-index:251788288" fillcolor="#e5b8b7 [1301]">
            <v:textbox inset="0,0,0,0">
              <w:txbxContent>
                <w:p w:rsidR="00F32FC5" w:rsidRDefault="00F32FC5">
                  <w:pPr>
                    <w:jc w:val="left"/>
                    <w:rPr>
                      <w:rFonts w:ascii="Times New Roman" w:hAnsi="Times New Roman"/>
                      <w:sz w:val="14"/>
                      <w:szCs w:val="14"/>
                      <w:rPrChange w:id="471" w:author="user" w:date="2019-03-19T16:33:00Z">
                        <w:rPr/>
                      </w:rPrChange>
                    </w:rPr>
                    <w:pPrChange w:id="472" w:author="user" w:date="2019-03-19T16:33:00Z">
                      <w:pPr/>
                    </w:pPrChange>
                  </w:pPr>
                  <w:ins w:id="473" w:author="user" w:date="2019-03-19T16:33:00Z">
                    <w:r w:rsidRPr="00D9160C">
                      <w:rPr>
                        <w:rFonts w:ascii="Times New Roman" w:hAnsi="Times New Roman"/>
                        <w:sz w:val="14"/>
                        <w:szCs w:val="14"/>
                      </w:rPr>
                      <w:t xml:space="preserve">Does the anterior alignment is </w:t>
                    </w:r>
                    <w:r>
                      <w:rPr>
                        <w:rFonts w:ascii="Times New Roman" w:hAnsi="Times New Roman"/>
                        <w:sz w:val="14"/>
                        <w:szCs w:val="14"/>
                      </w:rPr>
                      <w:t>responsible for acquiring image</w:t>
                    </w:r>
                    <w:r w:rsidRPr="00D9160C">
                      <w:rPr>
                        <w:rFonts w:ascii="Times New Roman" w:hAnsi="Times New Roman"/>
                        <w:sz w:val="14"/>
                        <w:szCs w:val="14"/>
                      </w:rPr>
                      <w:t>?</w:t>
                    </w:r>
                  </w:ins>
                </w:p>
              </w:txbxContent>
            </v:textbox>
          </v:shape>
        </w:pict>
      </w:r>
      <w:r>
        <w:rPr>
          <w:noProof/>
        </w:rPr>
        <w:pict>
          <v:shape id="_x0000_s1153" type="#_x0000_t202" style="position:absolute;left:0;text-align:left;margin-left:304.3pt;margin-top:81.65pt;width:140.85pt;height:35.8pt;z-index:251786240" fillcolor="#e5b8b7 [1301]">
            <v:textbox style="mso-next-textbox:#_x0000_s1153" inset="5.85pt,.7pt,5.85pt,.7pt">
              <w:txbxContent>
                <w:p w:rsidR="00F32FC5" w:rsidRDefault="00F32FC5">
                  <w:pPr>
                    <w:jc w:val="left"/>
                    <w:rPr>
                      <w:rFonts w:ascii="Times New Roman" w:hAnsi="Times New Roman"/>
                      <w:sz w:val="14"/>
                      <w:szCs w:val="14"/>
                      <w:rPrChange w:id="474" w:author="user" w:date="2019-03-19T16:20:00Z">
                        <w:rPr/>
                      </w:rPrChange>
                    </w:rPr>
                    <w:pPrChange w:id="475" w:author="user" w:date="2019-03-19T16:20:00Z">
                      <w:pPr/>
                    </w:pPrChange>
                  </w:pPr>
                  <w:ins w:id="476" w:author="user" w:date="2019-03-19T16:20:00Z">
                    <w:r w:rsidRPr="00210A6E">
                      <w:rPr>
                        <w:rFonts w:ascii="Times New Roman" w:hAnsi="Times New Roman"/>
                        <w:sz w:val="14"/>
                        <w:szCs w:val="14"/>
                        <w:rPrChange w:id="477" w:author="user" w:date="2019-03-19T16:20:00Z">
                          <w:rPr/>
                        </w:rPrChange>
                      </w:rPr>
                      <w:t>Is the LED lamp always on, while displaying the anterior eye observation image?</w:t>
                    </w:r>
                  </w:ins>
                </w:p>
              </w:txbxContent>
            </v:textbox>
          </v:shape>
        </w:pict>
      </w:r>
      <w:r>
        <w:rPr>
          <w:noProof/>
        </w:rPr>
        <w:pict>
          <v:shape id="_x0000_s1151" type="#_x0000_t202" style="position:absolute;left:0;text-align:left;margin-left:115pt;margin-top:263.7pt;width:91.85pt;height:17.55pt;z-index:251784192" strokecolor="white [3212]">
            <v:textbox inset="0,0,0,0">
              <w:txbxContent>
                <w:p w:rsidR="00F32FC5" w:rsidRDefault="00F32FC5">
                  <w:pPr>
                    <w:jc w:val="left"/>
                    <w:rPr>
                      <w:rFonts w:ascii="Times New Roman" w:hAnsi="Times New Roman"/>
                      <w:sz w:val="14"/>
                      <w:szCs w:val="14"/>
                      <w:rPrChange w:id="478" w:author="user" w:date="2019-03-19T16:06:00Z">
                        <w:rPr/>
                      </w:rPrChange>
                    </w:rPr>
                    <w:pPrChange w:id="479" w:author="user" w:date="2019-03-19T16:10:00Z">
                      <w:pPr/>
                    </w:pPrChange>
                  </w:pPr>
                  <w:ins w:id="480" w:author="user" w:date="2019-03-19T16:06:00Z">
                    <w:r>
                      <w:rPr>
                        <w:rFonts w:ascii="Times New Roman" w:hAnsi="Times New Roman" w:hint="eastAsia"/>
                        <w:sz w:val="14"/>
                        <w:szCs w:val="14"/>
                      </w:rPr>
                      <w:t>Screen movement</w:t>
                    </w:r>
                  </w:ins>
                  <w:ins w:id="481" w:author="user" w:date="2019-03-19T16:07:00Z">
                    <w:r>
                      <w:rPr>
                        <w:rFonts w:ascii="Times New Roman" w:hAnsi="Times New Roman" w:hint="eastAsia"/>
                        <w:sz w:val="14"/>
                        <w:szCs w:val="14"/>
                      </w:rPr>
                      <w:t xml:space="preserve"> (Auto-fo</w:t>
                    </w:r>
                  </w:ins>
                  <w:ins w:id="482" w:author="user" w:date="2019-03-19T16:10:00Z">
                    <w:r>
                      <w:rPr>
                        <w:rFonts w:ascii="Times New Roman" w:hAnsi="Times New Roman" w:hint="eastAsia"/>
                        <w:sz w:val="14"/>
                        <w:szCs w:val="14"/>
                      </w:rPr>
                      <w:t>c</w:t>
                    </w:r>
                  </w:ins>
                  <w:ins w:id="483" w:author="user" w:date="2019-03-19T16:07:00Z">
                    <w:r>
                      <w:rPr>
                        <w:rFonts w:ascii="Times New Roman" w:hAnsi="Times New Roman" w:hint="eastAsia"/>
                        <w:sz w:val="14"/>
                        <w:szCs w:val="14"/>
                      </w:rPr>
                      <w:t>us)</w:t>
                    </w:r>
                  </w:ins>
                </w:p>
              </w:txbxContent>
            </v:textbox>
          </v:shape>
        </w:pict>
      </w:r>
      <w:r>
        <w:rPr>
          <w:noProof/>
        </w:rPr>
        <w:pict>
          <v:shape id="_x0000_s1152" type="#_x0000_t202" style="position:absolute;left:0;text-align:left;margin-left:242.25pt;margin-top:229.95pt;width:57.9pt;height:12.85pt;z-index:251785216" strokecolor="white [3212]">
            <v:textbox style="mso-next-textbox:#_x0000_s1152" inset="0,0,0,0">
              <w:txbxContent>
                <w:p w:rsidR="00F32FC5" w:rsidRPr="00153F92" w:rsidRDefault="00F32FC5" w:rsidP="00043F4C">
                  <w:pPr>
                    <w:rPr>
                      <w:ins w:id="484" w:author="user" w:date="2019-03-19T16:08:00Z"/>
                      <w:rFonts w:ascii="Times New Roman" w:hAnsi="Times New Roman"/>
                      <w:sz w:val="12"/>
                      <w:szCs w:val="12"/>
                    </w:rPr>
                  </w:pPr>
                  <w:ins w:id="485" w:author="user" w:date="2019-03-19T16:08:00Z">
                    <w:r w:rsidRPr="00153F92">
                      <w:rPr>
                        <w:rFonts w:ascii="Times New Roman" w:hAnsi="Times New Roman"/>
                        <w:sz w:val="12"/>
                        <w:szCs w:val="12"/>
                      </w:rPr>
                      <w:t>Light emission</w:t>
                    </w:r>
                    <w:r w:rsidRPr="00153F92">
                      <w:rPr>
                        <w:rFonts w:ascii="Times New Roman" w:hAnsi="Times New Roman" w:hint="eastAsia"/>
                        <w:sz w:val="12"/>
                        <w:szCs w:val="12"/>
                      </w:rPr>
                      <w:t xml:space="preserve"> (O</w:t>
                    </w:r>
                    <w:r>
                      <w:rPr>
                        <w:rFonts w:ascii="Times New Roman" w:hAnsi="Times New Roman" w:hint="eastAsia"/>
                        <w:sz w:val="12"/>
                        <w:szCs w:val="12"/>
                      </w:rPr>
                      <w:t>FF</w:t>
                    </w:r>
                    <w:r w:rsidRPr="00153F92">
                      <w:rPr>
                        <w:rFonts w:ascii="Times New Roman" w:hAnsi="Times New Roman" w:hint="eastAsia"/>
                        <w:sz w:val="12"/>
                        <w:szCs w:val="12"/>
                      </w:rPr>
                      <w:t>)</w:t>
                    </w:r>
                  </w:ins>
                </w:p>
                <w:p w:rsidR="00F32FC5" w:rsidRPr="00043F4C" w:rsidRDefault="00F32FC5">
                  <w:pPr>
                    <w:rPr>
                      <w:rFonts w:ascii="Times New Roman" w:hAnsi="Times New Roman"/>
                      <w:sz w:val="12"/>
                      <w:szCs w:val="12"/>
                      <w:rPrChange w:id="486" w:author="user" w:date="2019-03-19T16:08:00Z">
                        <w:rPr/>
                      </w:rPrChange>
                    </w:rPr>
                  </w:pPr>
                </w:p>
              </w:txbxContent>
            </v:textbox>
          </v:shape>
        </w:pict>
      </w:r>
      <w:r>
        <w:rPr>
          <w:noProof/>
        </w:rPr>
        <w:pict>
          <v:shape id="_x0000_s1147" type="#_x0000_t202" style="position:absolute;left:0;text-align:left;margin-left:334.6pt;margin-top:153.35pt;width:44.35pt;height:12.35pt;z-index:251780096" strokecolor="white [3212]">
            <v:textbox inset="0,0,0,0">
              <w:txbxContent>
                <w:p w:rsidR="00F32FC5" w:rsidRDefault="00F32FC5">
                  <w:pPr>
                    <w:jc w:val="left"/>
                    <w:rPr>
                      <w:ins w:id="487" w:author="user" w:date="2019-03-19T15:07:00Z"/>
                      <w:rFonts w:ascii="Times New Roman" w:hAnsi="Times New Roman"/>
                      <w:sz w:val="12"/>
                      <w:szCs w:val="12"/>
                      <w:rPrChange w:id="488" w:author="user" w:date="2019-03-19T15:07:00Z">
                        <w:rPr>
                          <w:ins w:id="489" w:author="user" w:date="2019-03-19T15:07:00Z"/>
                          <w:rFonts w:ascii="Times New Roman" w:hAnsi="Times New Roman"/>
                          <w:sz w:val="14"/>
                          <w:szCs w:val="14"/>
                        </w:rPr>
                      </w:rPrChange>
                    </w:rPr>
                    <w:pPrChange w:id="490" w:author="user" w:date="2019-03-19T15:07:00Z">
                      <w:pPr/>
                    </w:pPrChange>
                  </w:pPr>
                  <w:ins w:id="491" w:author="user" w:date="2019-03-19T15:07:00Z">
                    <w:r w:rsidRPr="00210A6E">
                      <w:rPr>
                        <w:rFonts w:ascii="Times New Roman" w:hAnsi="Times New Roman"/>
                        <w:sz w:val="12"/>
                        <w:szCs w:val="12"/>
                        <w:rPrChange w:id="492" w:author="user" w:date="2019-03-19T15:07:00Z">
                          <w:rPr>
                            <w:rFonts w:ascii="Times New Roman" w:hAnsi="Times New Roman"/>
                            <w:sz w:val="14"/>
                            <w:szCs w:val="14"/>
                          </w:rPr>
                        </w:rPrChange>
                      </w:rPr>
                      <w:t>Acquire image ( )</w:t>
                    </w:r>
                  </w:ins>
                </w:p>
                <w:p w:rsidR="00F32FC5" w:rsidRDefault="00F32FC5">
                  <w:pPr>
                    <w:jc w:val="left"/>
                    <w:rPr>
                      <w:rFonts w:ascii="Times New Roman" w:hAnsi="Times New Roman"/>
                      <w:sz w:val="12"/>
                      <w:szCs w:val="12"/>
                      <w:rPrChange w:id="493" w:author="user" w:date="2019-03-19T15:07:00Z">
                        <w:rPr/>
                      </w:rPrChange>
                    </w:rPr>
                    <w:pPrChange w:id="494" w:author="user" w:date="2019-03-19T15:07:00Z">
                      <w:pPr/>
                    </w:pPrChange>
                  </w:pPr>
                </w:p>
              </w:txbxContent>
            </v:textbox>
          </v:shape>
        </w:pict>
      </w:r>
      <w:r>
        <w:rPr>
          <w:noProof/>
        </w:rPr>
        <w:pict>
          <v:shape id="_x0000_s1150" type="#_x0000_t202" style="position:absolute;left:0;text-align:left;margin-left:109.2pt;margin-top:241.8pt;width:97.65pt;height:14.35pt;z-index:251783168" strokecolor="white [3212]">
            <v:textbox inset="0,0,0,0">
              <w:txbxContent>
                <w:p w:rsidR="00F32FC5" w:rsidRDefault="00F32FC5">
                  <w:pPr>
                    <w:jc w:val="left"/>
                    <w:rPr>
                      <w:rFonts w:ascii="Times New Roman" w:hAnsi="Times New Roman"/>
                      <w:sz w:val="14"/>
                      <w:szCs w:val="14"/>
                      <w:rPrChange w:id="495" w:author="user" w:date="2019-03-19T16:05:00Z">
                        <w:rPr/>
                      </w:rPrChange>
                    </w:rPr>
                    <w:pPrChange w:id="496" w:author="user" w:date="2019-03-19T16:05:00Z">
                      <w:pPr/>
                    </w:pPrChange>
                  </w:pPr>
                  <w:ins w:id="497" w:author="user" w:date="2019-03-19T16:05:00Z">
                    <w:r>
                      <w:rPr>
                        <w:rFonts w:ascii="Times New Roman" w:hAnsi="Times New Roman"/>
                        <w:sz w:val="14"/>
                        <w:szCs w:val="14"/>
                      </w:rPr>
                      <w:t>A</w:t>
                    </w:r>
                    <w:r>
                      <w:rPr>
                        <w:rFonts w:ascii="Times New Roman" w:hAnsi="Times New Roman" w:hint="eastAsia"/>
                        <w:sz w:val="14"/>
                        <w:szCs w:val="14"/>
                      </w:rPr>
                      <w:t>lignment complete notification</w:t>
                    </w:r>
                  </w:ins>
                </w:p>
              </w:txbxContent>
            </v:textbox>
          </v:shape>
        </w:pict>
      </w:r>
      <w:r>
        <w:rPr>
          <w:noProof/>
        </w:rPr>
        <w:pict>
          <v:shape id="_x0000_s1149" type="#_x0000_t202" style="position:absolute;left:0;text-align:left;margin-left:270.4pt;margin-top:217.65pt;width:45.2pt;height:11.5pt;z-index:251782144" strokecolor="white [3212]">
            <v:textbox style="mso-next-textbox:#_x0000_s1149" inset="0,0,0,0">
              <w:txbxContent>
                <w:p w:rsidR="00F32FC5" w:rsidRPr="00466BAC" w:rsidRDefault="00F32FC5">
                  <w:pPr>
                    <w:rPr>
                      <w:rFonts w:ascii="Times New Roman" w:hAnsi="Times New Roman"/>
                      <w:sz w:val="10"/>
                      <w:szCs w:val="10"/>
                      <w:rPrChange w:id="498" w:author="user" w:date="2019-03-19T15:13:00Z">
                        <w:rPr/>
                      </w:rPrChange>
                    </w:rPr>
                  </w:pPr>
                  <w:ins w:id="499" w:author="user" w:date="2019-03-19T15:14:00Z">
                    <w:r>
                      <w:rPr>
                        <w:rFonts w:ascii="Times New Roman" w:hAnsi="Times New Roman"/>
                        <w:sz w:val="10"/>
                        <w:szCs w:val="10"/>
                      </w:rPr>
                      <w:t>M</w:t>
                    </w:r>
                    <w:r>
                      <w:rPr>
                        <w:rFonts w:ascii="Times New Roman" w:hAnsi="Times New Roman" w:hint="eastAsia"/>
                        <w:sz w:val="10"/>
                        <w:szCs w:val="10"/>
                      </w:rPr>
                      <w:t>ovement complete</w:t>
                    </w:r>
                  </w:ins>
                </w:p>
              </w:txbxContent>
            </v:textbox>
          </v:shape>
        </w:pict>
      </w:r>
      <w:r>
        <w:rPr>
          <w:noProof/>
        </w:rPr>
        <w:pict>
          <v:shape id="_x0000_s1148" type="#_x0000_t202" style="position:absolute;left:0;text-align:left;margin-left:269.55pt;margin-top:200.9pt;width:64.3pt;height:14.15pt;z-index:251781120" strokecolor="white [3212]">
            <v:textbox style="mso-next-textbox:#_x0000_s1148" inset="0,0,0,0">
              <w:txbxContent>
                <w:p w:rsidR="00F32FC5" w:rsidRDefault="00F32FC5">
                  <w:pPr>
                    <w:jc w:val="left"/>
                    <w:rPr>
                      <w:rFonts w:ascii="Times New Roman" w:hAnsi="Times New Roman"/>
                      <w:sz w:val="10"/>
                      <w:szCs w:val="10"/>
                      <w:rPrChange w:id="500" w:author="user" w:date="2019-03-19T15:12:00Z">
                        <w:rPr/>
                      </w:rPrChange>
                    </w:rPr>
                    <w:pPrChange w:id="501" w:author="user" w:date="2019-03-19T15:11:00Z">
                      <w:pPr/>
                    </w:pPrChange>
                  </w:pPr>
                  <w:ins w:id="502" w:author="user" w:date="2019-03-19T15:10:00Z">
                    <w:r w:rsidRPr="00210A6E">
                      <w:rPr>
                        <w:rFonts w:ascii="Times New Roman" w:hAnsi="Times New Roman"/>
                        <w:sz w:val="10"/>
                        <w:szCs w:val="10"/>
                        <w:rPrChange w:id="503" w:author="user" w:date="2019-03-19T15:12:00Z">
                          <w:rPr>
                            <w:rFonts w:ascii="Times New Roman" w:hAnsi="Times New Roman"/>
                            <w:sz w:val="12"/>
                            <w:szCs w:val="12"/>
                          </w:rPr>
                        </w:rPrChange>
                      </w:rPr>
                      <w:t xml:space="preserve">Move </w:t>
                    </w:r>
                  </w:ins>
                  <w:ins w:id="504" w:author="user" w:date="2019-03-19T15:11:00Z">
                    <w:r w:rsidRPr="00210A6E">
                      <w:rPr>
                        <w:rFonts w:ascii="Times New Roman" w:hAnsi="Times New Roman"/>
                        <w:sz w:val="10"/>
                        <w:szCs w:val="10"/>
                        <w:rPrChange w:id="505" w:author="user" w:date="2019-03-19T15:12:00Z">
                          <w:rPr>
                            <w:rFonts w:ascii="Times New Roman" w:hAnsi="Times New Roman"/>
                            <w:sz w:val="12"/>
                            <w:szCs w:val="12"/>
                          </w:rPr>
                        </w:rPrChange>
                      </w:rPr>
                      <w:t>measurement part ( )</w:t>
                    </w:r>
                  </w:ins>
                </w:p>
              </w:txbxContent>
            </v:textbox>
          </v:shape>
        </w:pict>
      </w:r>
      <w:r>
        <w:rPr>
          <w:noProof/>
        </w:rPr>
        <w:pict>
          <v:shape id="_x0000_s1146" type="#_x0000_t202" style="position:absolute;left:0;text-align:left;margin-left:169.95pt;margin-top:130.95pt;width:137.95pt;height:13.5pt;z-index:251779072" strokecolor="white [3212]">
            <v:textbox style="mso-next-textbox:#_x0000_s1146" inset="0,0,0,0">
              <w:txbxContent>
                <w:p w:rsidR="00F32FC5" w:rsidRDefault="00F32FC5">
                  <w:pPr>
                    <w:jc w:val="left"/>
                    <w:rPr>
                      <w:rFonts w:ascii="Times New Roman" w:hAnsi="Times New Roman"/>
                      <w:sz w:val="12"/>
                      <w:szCs w:val="12"/>
                      <w:rPrChange w:id="506" w:author="user" w:date="2019-03-19T15:05:00Z">
                        <w:rPr/>
                      </w:rPrChange>
                    </w:rPr>
                    <w:pPrChange w:id="507" w:author="user" w:date="2019-03-19T15:05:00Z">
                      <w:pPr/>
                    </w:pPrChange>
                  </w:pPr>
                  <w:ins w:id="508" w:author="user" w:date="2019-03-19T15:04:00Z">
                    <w:r w:rsidRPr="00210A6E">
                      <w:rPr>
                        <w:rFonts w:ascii="Times New Roman" w:hAnsi="Times New Roman"/>
                        <w:sz w:val="12"/>
                        <w:szCs w:val="12"/>
                        <w:rPrChange w:id="509" w:author="user" w:date="2019-03-19T15:05:00Z">
                          <w:rPr>
                            <w:rFonts w:ascii="Times New Roman" w:hAnsi="Times New Roman"/>
                            <w:sz w:val="14"/>
                            <w:szCs w:val="14"/>
                          </w:rPr>
                        </w:rPrChange>
                      </w:rPr>
                      <w:t xml:space="preserve">Acquire anterior eye part </w:t>
                    </w:r>
                  </w:ins>
                  <w:ins w:id="510" w:author="user" w:date="2019-03-19T15:05:00Z">
                    <w:r w:rsidRPr="00210A6E">
                      <w:rPr>
                        <w:rFonts w:ascii="Times New Roman" w:hAnsi="Times New Roman"/>
                        <w:sz w:val="12"/>
                        <w:szCs w:val="12"/>
                        <w:rPrChange w:id="511" w:author="user" w:date="2019-03-19T15:05:00Z">
                          <w:rPr>
                            <w:rFonts w:ascii="Times New Roman" w:hAnsi="Times New Roman"/>
                            <w:sz w:val="14"/>
                            <w:szCs w:val="14"/>
                          </w:rPr>
                        </w:rPrChange>
                      </w:rPr>
                      <w:t>observation</w:t>
                    </w:r>
                  </w:ins>
                  <w:ins w:id="512" w:author="user" w:date="2019-03-19T15:04:00Z">
                    <w:r w:rsidRPr="00210A6E">
                      <w:rPr>
                        <w:rFonts w:ascii="Times New Roman" w:hAnsi="Times New Roman"/>
                        <w:sz w:val="12"/>
                        <w:szCs w:val="12"/>
                        <w:rPrChange w:id="513" w:author="user" w:date="2019-03-19T15:05:00Z">
                          <w:rPr>
                            <w:rFonts w:ascii="Times New Roman" w:hAnsi="Times New Roman"/>
                            <w:sz w:val="14"/>
                            <w:szCs w:val="14"/>
                          </w:rPr>
                        </w:rPrChange>
                      </w:rPr>
                      <w:t xml:space="preserve"> </w:t>
                    </w:r>
                  </w:ins>
                  <w:ins w:id="514" w:author="user" w:date="2019-03-19T15:05:00Z">
                    <w:r w:rsidRPr="00210A6E">
                      <w:rPr>
                        <w:rFonts w:ascii="Times New Roman" w:hAnsi="Times New Roman"/>
                        <w:sz w:val="12"/>
                        <w:szCs w:val="12"/>
                        <w:rPrChange w:id="515" w:author="user" w:date="2019-03-19T15:05:00Z">
                          <w:rPr>
                            <w:rFonts w:ascii="Times New Roman" w:hAnsi="Times New Roman"/>
                            <w:sz w:val="14"/>
                            <w:szCs w:val="14"/>
                          </w:rPr>
                        </w:rPrChange>
                      </w:rPr>
                      <w:t>camera image ( )</w:t>
                    </w:r>
                  </w:ins>
                </w:p>
              </w:txbxContent>
            </v:textbox>
          </v:shape>
        </w:pict>
      </w:r>
      <w:r>
        <w:rPr>
          <w:noProof/>
        </w:rPr>
        <w:pict>
          <v:shape id="_x0000_s1145" type="#_x0000_t202" style="position:absolute;left:0;text-align:left;margin-left:331.8pt;margin-top:140.65pt;width:52.4pt;height:12.7pt;z-index:251778048" strokecolor="white [3212]">
            <v:textbox style="mso-next-textbox:#_x0000_s1145" inset="0,0,0,0">
              <w:txbxContent>
                <w:p w:rsidR="00F32FC5" w:rsidRPr="001F21F1" w:rsidRDefault="00F32FC5">
                  <w:pPr>
                    <w:rPr>
                      <w:rFonts w:ascii="Times New Roman" w:hAnsi="Times New Roman"/>
                      <w:sz w:val="12"/>
                      <w:szCs w:val="12"/>
                      <w:rPrChange w:id="516" w:author="user" w:date="2019-03-19T15:08:00Z">
                        <w:rPr/>
                      </w:rPrChange>
                    </w:rPr>
                  </w:pPr>
                  <w:ins w:id="517" w:author="user" w:date="2019-03-19T15:02:00Z">
                    <w:r w:rsidRPr="00210A6E">
                      <w:rPr>
                        <w:rFonts w:ascii="Times New Roman" w:hAnsi="Times New Roman"/>
                        <w:sz w:val="12"/>
                        <w:szCs w:val="12"/>
                        <w:rPrChange w:id="518" w:author="user" w:date="2019-03-19T15:08:00Z">
                          <w:rPr>
                            <w:rFonts w:ascii="Times New Roman" w:hAnsi="Times New Roman"/>
                            <w:sz w:val="14"/>
                            <w:szCs w:val="14"/>
                          </w:rPr>
                        </w:rPrChange>
                      </w:rPr>
                      <w:t>Acquire image ( )</w:t>
                    </w:r>
                  </w:ins>
                </w:p>
              </w:txbxContent>
            </v:textbox>
          </v:shape>
        </w:pict>
      </w:r>
      <w:r>
        <w:rPr>
          <w:noProof/>
        </w:rPr>
        <w:pict>
          <v:shape id="_x0000_s1144" type="#_x0000_t202" style="position:absolute;left:0;text-align:left;margin-left:242.25pt;margin-top:116.55pt;width:50.95pt;height:14.4pt;z-index:251777024" strokecolor="white [3212]">
            <v:textbox inset="0,0,0,0">
              <w:txbxContent>
                <w:p w:rsidR="00F32FC5" w:rsidRPr="00153F92" w:rsidRDefault="00F32FC5">
                  <w:pPr>
                    <w:rPr>
                      <w:rFonts w:ascii="Times New Roman" w:hAnsi="Times New Roman"/>
                      <w:sz w:val="12"/>
                      <w:szCs w:val="12"/>
                      <w:rPrChange w:id="519" w:author="user" w:date="2019-03-19T14:47:00Z">
                        <w:rPr/>
                      </w:rPrChange>
                    </w:rPr>
                  </w:pPr>
                  <w:ins w:id="520" w:author="user" w:date="2019-03-19T14:46:00Z">
                    <w:r w:rsidRPr="00210A6E">
                      <w:rPr>
                        <w:rFonts w:ascii="Times New Roman" w:hAnsi="Times New Roman"/>
                        <w:sz w:val="12"/>
                        <w:szCs w:val="12"/>
                        <w:rPrChange w:id="521" w:author="user" w:date="2019-03-19T14:47:00Z">
                          <w:rPr>
                            <w:rFonts w:ascii="Times New Roman" w:hAnsi="Times New Roman"/>
                            <w:sz w:val="14"/>
                            <w:szCs w:val="14"/>
                          </w:rPr>
                        </w:rPrChange>
                      </w:rPr>
                      <w:t>Light emission (ON)</w:t>
                    </w:r>
                  </w:ins>
                </w:p>
              </w:txbxContent>
            </v:textbox>
          </v:shape>
        </w:pict>
      </w:r>
      <w:r>
        <w:rPr>
          <w:noProof/>
        </w:rPr>
        <w:pict>
          <v:shape id="_x0000_s1143" type="#_x0000_t202" style="position:absolute;left:0;text-align:left;margin-left:5.2pt;margin-top:86.9pt;width:99.65pt;height:72.3pt;z-index:251776000" fillcolor="#e5b8b7 [1301]">
            <v:textbox style="mso-next-textbox:#_x0000_s1143" inset="0,0,0,0">
              <w:txbxContent>
                <w:p w:rsidR="00F32FC5" w:rsidRDefault="00F32FC5">
                  <w:pPr>
                    <w:jc w:val="left"/>
                    <w:rPr>
                      <w:rFonts w:ascii="Times New Roman" w:hAnsi="Times New Roman"/>
                      <w:sz w:val="14"/>
                      <w:szCs w:val="14"/>
                      <w:rPrChange w:id="522" w:author="user" w:date="2019-03-19T13:51:00Z">
                        <w:rPr/>
                      </w:rPrChange>
                    </w:rPr>
                    <w:pPrChange w:id="523" w:author="user" w:date="2019-03-19T13:50:00Z">
                      <w:pPr/>
                    </w:pPrChange>
                  </w:pPr>
                  <w:ins w:id="524" w:author="user" w:date="2019-03-19T13:50:00Z">
                    <w:r w:rsidRPr="00210A6E">
                      <w:rPr>
                        <w:rFonts w:ascii="Times New Roman" w:hAnsi="Times New Roman"/>
                        <w:sz w:val="14"/>
                        <w:szCs w:val="14"/>
                        <w:rPrChange w:id="525" w:author="user" w:date="2019-03-19T13:51:00Z">
                          <w:rPr/>
                        </w:rPrChange>
                      </w:rPr>
                      <w:t>It is necessary to c</w:t>
                    </w:r>
                  </w:ins>
                  <w:ins w:id="526" w:author="user" w:date="2019-03-19T13:52:00Z">
                    <w:r>
                      <w:rPr>
                        <w:rFonts w:ascii="Times New Roman" w:hAnsi="Times New Roman" w:hint="eastAsia"/>
                        <w:sz w:val="14"/>
                        <w:szCs w:val="14"/>
                      </w:rPr>
                      <w:t xml:space="preserve">heck </w:t>
                    </w:r>
                  </w:ins>
                  <w:ins w:id="527" w:author="user" w:date="2019-03-19T13:50:00Z">
                    <w:r w:rsidRPr="00210A6E">
                      <w:rPr>
                        <w:rFonts w:ascii="Times New Roman" w:hAnsi="Times New Roman"/>
                        <w:sz w:val="14"/>
                        <w:szCs w:val="14"/>
                        <w:rPrChange w:id="528" w:author="user" w:date="2019-03-19T13:51:00Z">
                          <w:rPr/>
                        </w:rPrChange>
                      </w:rPr>
                      <w:t>whether the notification is from the GUI, including the sequence from the input from the touch panel</w:t>
                    </w:r>
                  </w:ins>
                  <w:ins w:id="529" w:author="user" w:date="2019-03-19T13:52:00Z">
                    <w:r>
                      <w:rPr>
                        <w:rFonts w:ascii="Times New Roman" w:hAnsi="Times New Roman" w:hint="eastAsia"/>
                        <w:sz w:val="14"/>
                        <w:szCs w:val="14"/>
                      </w:rPr>
                      <w:t>.</w:t>
                    </w:r>
                  </w:ins>
                </w:p>
              </w:txbxContent>
            </v:textbox>
          </v:shape>
        </w:pict>
      </w:r>
      <w:r>
        <w:rPr>
          <w:noProof/>
        </w:rPr>
        <w:pict>
          <v:shape id="_x0000_s1142" type="#_x0000_t202" style="position:absolute;left:0;text-align:left;margin-left:115pt;margin-top:105.85pt;width:58.65pt;height:15pt;z-index:251774976" strokecolor="white [3212]">
            <v:textbox inset="0,0,0,0">
              <w:txbxContent>
                <w:p w:rsidR="00F32FC5" w:rsidRDefault="00F32FC5">
                  <w:ins w:id="530" w:author="user" w:date="2019-03-19T13:42:00Z">
                    <w:r>
                      <w:rPr>
                        <w:rFonts w:ascii="Times New Roman" w:hAnsi="Times New Roman" w:hint="eastAsia"/>
                        <w:sz w:val="14"/>
                        <w:szCs w:val="14"/>
                      </w:rPr>
                      <w:t>A</w:t>
                    </w:r>
                    <w:r>
                      <w:rPr>
                        <w:rFonts w:ascii="Times New Roman" w:hAnsi="Times New Roman"/>
                        <w:sz w:val="14"/>
                        <w:szCs w:val="14"/>
                      </w:rPr>
                      <w:t>u</w:t>
                    </w:r>
                    <w:r>
                      <w:rPr>
                        <w:rFonts w:ascii="Times New Roman" w:hAnsi="Times New Roman" w:hint="eastAsia"/>
                        <w:sz w:val="14"/>
                        <w:szCs w:val="14"/>
                      </w:rPr>
                      <w:t xml:space="preserve">to </w:t>
                    </w:r>
                    <w:r>
                      <w:rPr>
                        <w:rFonts w:ascii="Times New Roman" w:hAnsi="Times New Roman"/>
                        <w:sz w:val="14"/>
                        <w:szCs w:val="14"/>
                      </w:rPr>
                      <w:t>alignment</w:t>
                    </w:r>
                  </w:ins>
                  <w:ins w:id="531" w:author="user" w:date="2019-03-19T13:43:00Z">
                    <w:r>
                      <w:rPr>
                        <w:rFonts w:ascii="Times New Roman" w:hAnsi="Times New Roman" w:hint="eastAsia"/>
                        <w:sz w:val="14"/>
                        <w:szCs w:val="14"/>
                      </w:rPr>
                      <w:t xml:space="preserve"> ( )</w:t>
                    </w:r>
                  </w:ins>
                </w:p>
              </w:txbxContent>
            </v:textbox>
          </v:shape>
        </w:pict>
      </w:r>
      <w:r>
        <w:rPr>
          <w:noProof/>
        </w:rPr>
        <w:pict>
          <v:shape id="_x0000_s1141" type="#_x0000_t202" style="position:absolute;left:0;text-align:left;margin-left:115pt;margin-top:59.15pt;width:111.1pt;height:13.7pt;z-index:251773952" strokecolor="white [3212]">
            <v:textbox inset="0,0,0,0">
              <w:txbxContent>
                <w:p w:rsidR="00F32FC5" w:rsidRDefault="00F32FC5">
                  <w:pPr>
                    <w:jc w:val="left"/>
                    <w:rPr>
                      <w:rFonts w:ascii="Times New Roman" w:hAnsi="Times New Roman"/>
                      <w:sz w:val="14"/>
                      <w:szCs w:val="14"/>
                      <w:rPrChange w:id="532" w:author="user" w:date="2019-03-19T13:40:00Z">
                        <w:rPr/>
                      </w:rPrChange>
                    </w:rPr>
                    <w:pPrChange w:id="533" w:author="user" w:date="2019-03-19T13:41:00Z">
                      <w:pPr/>
                    </w:pPrChange>
                  </w:pPr>
                  <w:ins w:id="534" w:author="user" w:date="2019-03-19T13:40:00Z">
                    <w:r>
                      <w:rPr>
                        <w:rFonts w:ascii="Times New Roman" w:hAnsi="Times New Roman" w:hint="eastAsia"/>
                        <w:sz w:val="14"/>
                        <w:szCs w:val="14"/>
                      </w:rPr>
                      <w:t xml:space="preserve">Movement of </w:t>
                    </w:r>
                  </w:ins>
                  <w:ins w:id="535" w:author="user" w:date="2019-03-19T13:41:00Z">
                    <w:r>
                      <w:rPr>
                        <w:rFonts w:ascii="Times New Roman" w:hAnsi="Times New Roman"/>
                        <w:sz w:val="14"/>
                        <w:szCs w:val="14"/>
                      </w:rPr>
                      <w:t>screen</w:t>
                    </w:r>
                  </w:ins>
                  <w:ins w:id="536" w:author="user" w:date="2019-03-19T13:40:00Z">
                    <w:r>
                      <w:rPr>
                        <w:rFonts w:ascii="Times New Roman" w:hAnsi="Times New Roman" w:hint="eastAsia"/>
                        <w:sz w:val="14"/>
                        <w:szCs w:val="14"/>
                      </w:rPr>
                      <w:t xml:space="preserve"> </w:t>
                    </w:r>
                  </w:ins>
                  <w:ins w:id="537" w:author="user" w:date="2019-03-19T13:41:00Z">
                    <w:r>
                      <w:rPr>
                        <w:rFonts w:ascii="Times New Roman" w:hAnsi="Times New Roman" w:hint="eastAsia"/>
                        <w:sz w:val="14"/>
                        <w:szCs w:val="14"/>
                      </w:rPr>
                      <w:t>(A</w:t>
                    </w:r>
                    <w:r>
                      <w:rPr>
                        <w:rFonts w:ascii="Times New Roman" w:hAnsi="Times New Roman"/>
                        <w:sz w:val="14"/>
                        <w:szCs w:val="14"/>
                      </w:rPr>
                      <w:t>u</w:t>
                    </w:r>
                    <w:r>
                      <w:rPr>
                        <w:rFonts w:ascii="Times New Roman" w:hAnsi="Times New Roman" w:hint="eastAsia"/>
                        <w:sz w:val="14"/>
                        <w:szCs w:val="14"/>
                      </w:rPr>
                      <w:t xml:space="preserve">to </w:t>
                    </w:r>
                    <w:r>
                      <w:rPr>
                        <w:rFonts w:ascii="Times New Roman" w:hAnsi="Times New Roman"/>
                        <w:sz w:val="14"/>
                        <w:szCs w:val="14"/>
                      </w:rPr>
                      <w:t>alignment</w:t>
                    </w:r>
                    <w:r>
                      <w:rPr>
                        <w:rFonts w:ascii="Times New Roman" w:hAnsi="Times New Roman" w:hint="eastAsia"/>
                        <w:sz w:val="14"/>
                        <w:szCs w:val="14"/>
                      </w:rPr>
                      <w:t xml:space="preserve">) </w:t>
                    </w:r>
                  </w:ins>
                </w:p>
              </w:txbxContent>
            </v:textbox>
          </v:shape>
        </w:pict>
      </w:r>
      <w:r>
        <w:rPr>
          <w:noProof/>
        </w:rPr>
        <w:pict>
          <v:shape id="_x0000_s1140" type="#_x0000_t202" style="position:absolute;left:0;text-align:left;margin-left:55.35pt;margin-top:42.6pt;width:59.65pt;height:14.3pt;z-index:251772928" strokecolor="white [3212]">
            <v:textbox style="mso-next-textbox:#_x0000_s1140" inset="0,0,0,0">
              <w:txbxContent>
                <w:p w:rsidR="00F32FC5" w:rsidRPr="008C2F30" w:rsidRDefault="00F32FC5">
                  <w:pPr>
                    <w:rPr>
                      <w:rFonts w:ascii="Times New Roman" w:hAnsi="Times New Roman"/>
                      <w:sz w:val="14"/>
                      <w:szCs w:val="14"/>
                      <w:rPrChange w:id="538" w:author="user" w:date="2019-03-19T13:38:00Z">
                        <w:rPr/>
                      </w:rPrChange>
                    </w:rPr>
                  </w:pPr>
                  <w:ins w:id="539" w:author="user" w:date="2019-03-19T13:39:00Z">
                    <w:r>
                      <w:rPr>
                        <w:rFonts w:ascii="Times New Roman" w:hAnsi="Times New Roman"/>
                        <w:sz w:val="14"/>
                        <w:szCs w:val="14"/>
                      </w:rPr>
                      <w:t>S</w:t>
                    </w:r>
                    <w:r>
                      <w:rPr>
                        <w:rFonts w:ascii="Times New Roman" w:hAnsi="Times New Roman" w:hint="eastAsia"/>
                        <w:sz w:val="14"/>
                        <w:szCs w:val="14"/>
                      </w:rPr>
                      <w:t>tart Capturing ( )</w:t>
                    </w:r>
                  </w:ins>
                </w:p>
              </w:txbxContent>
            </v:textbox>
          </v:shape>
        </w:pict>
      </w:r>
      <w:r>
        <w:rPr>
          <w:noProof/>
        </w:rPr>
        <w:pict>
          <v:shape id="_x0000_s1139" type="#_x0000_t202" style="position:absolute;left:0;text-align:left;margin-left:4.85pt;margin-top:12.6pt;width:69.75pt;height:14.65pt;z-index:251771904">
            <v:textbox inset="0,0,0,0">
              <w:txbxContent>
                <w:p w:rsidR="00F32FC5" w:rsidRPr="00DE3267" w:rsidRDefault="00F32FC5">
                  <w:pPr>
                    <w:rPr>
                      <w:rFonts w:ascii="Times New Roman" w:hAnsi="Times New Roman"/>
                      <w:sz w:val="16"/>
                      <w:szCs w:val="16"/>
                      <w:rPrChange w:id="540" w:author="user" w:date="2019-03-19T13:36:00Z">
                        <w:rPr/>
                      </w:rPrChange>
                    </w:rPr>
                  </w:pPr>
                  <w:ins w:id="541" w:author="user" w:date="2019-03-19T13:37:00Z">
                    <w:r>
                      <w:rPr>
                        <w:rFonts w:ascii="Times New Roman" w:hAnsi="Times New Roman"/>
                        <w:sz w:val="16"/>
                        <w:szCs w:val="16"/>
                      </w:rPr>
                      <w:t>S</w:t>
                    </w:r>
                    <w:r>
                      <w:rPr>
                        <w:rFonts w:ascii="Times New Roman" w:hAnsi="Times New Roman" w:hint="eastAsia"/>
                        <w:sz w:val="16"/>
                        <w:szCs w:val="16"/>
                      </w:rPr>
                      <w:t>d auto alignment</w:t>
                    </w:r>
                  </w:ins>
                </w:p>
              </w:txbxContent>
            </v:textbox>
          </v:shape>
        </w:pict>
      </w:r>
      <w:r w:rsidR="0036051C">
        <w:rPr>
          <w:noProof/>
        </w:rPr>
        <w:drawing>
          <wp:inline distT="0" distB="0" distL="0" distR="0">
            <wp:extent cx="6122670" cy="4142740"/>
            <wp:effectExtent l="0" t="0" r="0" b="0"/>
            <wp:docPr id="15"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4142740"/>
                    </a:xfrm>
                    <a:prstGeom prst="rect">
                      <a:avLst/>
                    </a:prstGeom>
                    <a:noFill/>
                    <a:ln>
                      <a:noFill/>
                    </a:ln>
                  </pic:spPr>
                </pic:pic>
              </a:graphicData>
            </a:graphic>
          </wp:inline>
        </w:drawing>
      </w:r>
      <w:r w:rsidR="00CB1633">
        <w:t xml:space="preserve"> Figure </w:t>
      </w:r>
      <w:fldSimple w:instr=" STYLEREF 1 \s ">
        <w:r w:rsidR="00CB1633">
          <w:rPr>
            <w:noProof/>
          </w:rPr>
          <w:t>9</w:t>
        </w:r>
      </w:fldSimple>
      <w:r w:rsidR="00CB1633">
        <w:noBreakHyphen/>
      </w:r>
      <w:fldSimple w:instr=" SEQ Figure \* ARABIC \s 1 ">
        <w:r w:rsidR="00CB1633">
          <w:rPr>
            <w:noProof/>
          </w:rPr>
          <w:t>13</w:t>
        </w:r>
      </w:fldSimple>
      <w:r w:rsidR="00CB1633">
        <w:rPr>
          <w:rFonts w:hint="eastAsia"/>
          <w:noProof/>
        </w:rPr>
        <w:t xml:space="preserve"> Auto alignment</w:t>
      </w:r>
    </w:p>
    <w:p w:rsidR="00CB1633" w:rsidRDefault="00CB1633"/>
    <w:p w:rsidR="00CB1633" w:rsidRDefault="00CB1633">
      <w:pPr>
        <w:pStyle w:val="Heading4"/>
      </w:pPr>
      <w:r>
        <w:rPr>
          <w:rFonts w:hint="eastAsia"/>
        </w:rPr>
        <w:lastRenderedPageBreak/>
        <w:t>Fundus oculi photography</w:t>
      </w:r>
    </w:p>
    <w:p w:rsidR="00CB1633" w:rsidRDefault="00210A6E">
      <w:pPr>
        <w:keepNext/>
      </w:pPr>
      <w:r>
        <w:rPr>
          <w:noProof/>
        </w:rPr>
        <w:pict>
          <v:shape id="_x0000_s1181" type="#_x0000_t202" style="position:absolute;left:0;text-align:left;margin-left:287.3pt;margin-top:309.05pt;width:109.55pt;height:14.5pt;z-index:251814912" strokecolor="white [3212]">
            <v:textbox inset="0,0,0,0">
              <w:txbxContent>
                <w:p w:rsidR="00F32FC5" w:rsidRPr="00672213" w:rsidRDefault="00F32FC5">
                  <w:pPr>
                    <w:rPr>
                      <w:rFonts w:ascii="Times New Roman" w:hAnsi="Times New Roman"/>
                      <w:sz w:val="12"/>
                      <w:szCs w:val="12"/>
                      <w:rPrChange w:id="542" w:author="user" w:date="2019-03-19T19:05:00Z">
                        <w:rPr/>
                      </w:rPrChange>
                    </w:rPr>
                  </w:pPr>
                  <w:ins w:id="543" w:author="user" w:date="2019-03-19T19:05:00Z">
                    <w:r>
                      <w:rPr>
                        <w:rFonts w:ascii="Times New Roman" w:hAnsi="Times New Roman" w:hint="eastAsia"/>
                        <w:sz w:val="12"/>
                        <w:szCs w:val="12"/>
                      </w:rPr>
                      <w:t>Acquire</w:t>
                    </w:r>
                  </w:ins>
                  <w:ins w:id="544" w:author="user" w:date="2019-03-20T11:13:00Z">
                    <w:r>
                      <w:rPr>
                        <w:rFonts w:ascii="Times New Roman" w:hAnsi="Times New Roman" w:hint="eastAsia"/>
                        <w:sz w:val="12"/>
                        <w:szCs w:val="12"/>
                      </w:rPr>
                      <w:t xml:space="preserve"> instant</w:t>
                    </w:r>
                  </w:ins>
                  <w:ins w:id="545" w:author="user" w:date="2019-03-19T19:05:00Z">
                    <w:r>
                      <w:rPr>
                        <w:rFonts w:ascii="Times New Roman" w:hAnsi="Times New Roman" w:hint="eastAsia"/>
                        <w:sz w:val="12"/>
                        <w:szCs w:val="12"/>
                      </w:rPr>
                      <w:t xml:space="preserve"> </w:t>
                    </w:r>
                  </w:ins>
                  <w:ins w:id="546" w:author="user" w:date="2019-03-20T11:25:00Z">
                    <w:r w:rsidR="00930C9D">
                      <w:rPr>
                        <w:rFonts w:ascii="Times New Roman" w:hAnsi="Times New Roman" w:hint="eastAsia"/>
                        <w:sz w:val="12"/>
                        <w:szCs w:val="12"/>
                      </w:rPr>
                      <w:t xml:space="preserve">detection of </w:t>
                    </w:r>
                  </w:ins>
                  <w:ins w:id="547" w:author="user" w:date="2019-03-19T19:21:00Z">
                    <w:r>
                      <w:rPr>
                        <w:rFonts w:ascii="Times New Roman" w:hAnsi="Times New Roman" w:hint="eastAsia"/>
                        <w:sz w:val="12"/>
                        <w:szCs w:val="12"/>
                      </w:rPr>
                      <w:t>information ( )</w:t>
                    </w:r>
                  </w:ins>
                </w:p>
              </w:txbxContent>
            </v:textbox>
          </v:shape>
        </w:pict>
      </w:r>
      <w:r>
        <w:rPr>
          <w:noProof/>
        </w:rPr>
        <w:pict>
          <v:shape id="_x0000_s1180" type="#_x0000_t202" style="position:absolute;left:0;text-align:left;margin-left:62.65pt;margin-top:358.65pt;width:81.05pt;height:14.75pt;z-index:251813888" strokecolor="white [3212]">
            <v:textbox inset="0,0,0,0">
              <w:txbxContent>
                <w:p w:rsidR="00F32FC5" w:rsidRPr="00CF6CA1" w:rsidRDefault="00F32FC5">
                  <w:pPr>
                    <w:rPr>
                      <w:rFonts w:ascii="Times New Roman" w:hAnsi="Times New Roman"/>
                      <w:sz w:val="12"/>
                      <w:szCs w:val="12"/>
                      <w:rPrChange w:id="548" w:author="user" w:date="2019-03-19T19:03:00Z">
                        <w:rPr/>
                      </w:rPrChange>
                    </w:rPr>
                  </w:pPr>
                  <w:ins w:id="549" w:author="user" w:date="2019-03-19T19:03:00Z">
                    <w:r>
                      <w:rPr>
                        <w:rFonts w:ascii="Times New Roman" w:hAnsi="Times New Roman" w:hint="eastAsia"/>
                        <w:sz w:val="12"/>
                        <w:szCs w:val="12"/>
                      </w:rPr>
                      <w:t>Imaging completion notification</w:t>
                    </w:r>
                  </w:ins>
                </w:p>
              </w:txbxContent>
            </v:textbox>
          </v:shape>
        </w:pict>
      </w:r>
      <w:r>
        <w:rPr>
          <w:noProof/>
        </w:rPr>
        <w:pict>
          <v:shape id="_x0000_s1179" type="#_x0000_t202" style="position:absolute;left:0;text-align:left;margin-left:49.3pt;margin-top:380.25pt;width:74.2pt;height:13.1pt;z-index:251812864" strokecolor="white [3212]">
            <v:textbox inset="0,0,0,0">
              <w:txbxContent>
                <w:p w:rsidR="00F32FC5" w:rsidRDefault="00F32FC5">
                  <w:pPr>
                    <w:jc w:val="left"/>
                    <w:rPr>
                      <w:rFonts w:ascii="Times New Roman" w:hAnsi="Times New Roman"/>
                      <w:sz w:val="12"/>
                      <w:szCs w:val="12"/>
                      <w:rPrChange w:id="550" w:author="user" w:date="2019-03-19T19:02:00Z">
                        <w:rPr/>
                      </w:rPrChange>
                    </w:rPr>
                    <w:pPrChange w:id="551" w:author="user" w:date="2019-03-19T19:02:00Z">
                      <w:pPr/>
                    </w:pPrChange>
                  </w:pPr>
                  <w:ins w:id="552" w:author="user" w:date="2019-03-19T19:02:00Z">
                    <w:r>
                      <w:rPr>
                        <w:rFonts w:ascii="Times New Roman" w:hAnsi="Times New Roman" w:hint="eastAsia"/>
                        <w:sz w:val="12"/>
                        <w:szCs w:val="12"/>
                      </w:rPr>
                      <w:t>Screen movement (Preview)</w:t>
                    </w:r>
                  </w:ins>
                </w:p>
              </w:txbxContent>
            </v:textbox>
          </v:shape>
        </w:pict>
      </w:r>
      <w:r>
        <w:rPr>
          <w:noProof/>
        </w:rPr>
        <w:pict>
          <v:shape id="_x0000_s1178" type="#_x0000_t202" style="position:absolute;left:0;text-align:left;margin-left:164.7pt;margin-top:336.6pt;width:76pt;height:12.55pt;z-index:251811840" strokecolor="white [3212]">
            <v:textbox style="mso-next-textbox:#_x0000_s1178" inset="0,0,0,0">
              <w:txbxContent>
                <w:p w:rsidR="00F32FC5" w:rsidRPr="00877350" w:rsidRDefault="00F32FC5" w:rsidP="00AC279B">
                  <w:pPr>
                    <w:rPr>
                      <w:ins w:id="553" w:author="user" w:date="2019-03-19T19:00:00Z"/>
                      <w:rFonts w:ascii="Times New Roman" w:hAnsi="Times New Roman"/>
                      <w:sz w:val="12"/>
                      <w:szCs w:val="12"/>
                    </w:rPr>
                  </w:pPr>
                  <w:ins w:id="554" w:author="user" w:date="2019-03-19T19:00:00Z">
                    <w:r>
                      <w:rPr>
                        <w:rFonts w:ascii="Times New Roman" w:hAnsi="Times New Roman" w:hint="eastAsia"/>
                        <w:sz w:val="12"/>
                        <w:szCs w:val="12"/>
                      </w:rPr>
                      <w:t>Stop acquiring lamp image ( )</w:t>
                    </w:r>
                  </w:ins>
                </w:p>
                <w:p w:rsidR="00F32FC5" w:rsidRDefault="00F32FC5">
                  <w:pPr>
                    <w:jc w:val="left"/>
                    <w:pPrChange w:id="555" w:author="user" w:date="2019-03-19T19:00:00Z">
                      <w:pPr/>
                    </w:pPrChange>
                  </w:pPr>
                </w:p>
              </w:txbxContent>
            </v:textbox>
          </v:shape>
        </w:pict>
      </w:r>
      <w:r>
        <w:rPr>
          <w:noProof/>
        </w:rPr>
        <w:pict>
          <v:shape id="_x0000_s1173" type="#_x0000_t202" style="position:absolute;left:0;text-align:left;margin-left:162.9pt;margin-top:255.05pt;width:73.75pt;height:13.6pt;z-index:251806720" strokecolor="white [3212]">
            <v:textbox style="mso-next-textbox:#_x0000_s1173" inset="0,0,0,0">
              <w:txbxContent>
                <w:p w:rsidR="00F32FC5" w:rsidRPr="00877350" w:rsidRDefault="00F32FC5">
                  <w:pPr>
                    <w:rPr>
                      <w:rFonts w:ascii="Times New Roman" w:hAnsi="Times New Roman"/>
                      <w:sz w:val="12"/>
                      <w:szCs w:val="12"/>
                      <w:rPrChange w:id="556" w:author="user" w:date="2019-03-19T18:51:00Z">
                        <w:rPr/>
                      </w:rPrChange>
                    </w:rPr>
                  </w:pPr>
                  <w:ins w:id="557" w:author="user" w:date="2019-03-19T18:51:00Z">
                    <w:r>
                      <w:rPr>
                        <w:rFonts w:ascii="Times New Roman" w:hAnsi="Times New Roman" w:hint="eastAsia"/>
                        <w:sz w:val="12"/>
                        <w:szCs w:val="12"/>
                      </w:rPr>
                      <w:t>Stop acquiring lamp image ( )</w:t>
                    </w:r>
                  </w:ins>
                </w:p>
              </w:txbxContent>
            </v:textbox>
          </v:shape>
        </w:pict>
      </w:r>
      <w:r>
        <w:rPr>
          <w:noProof/>
        </w:rPr>
        <w:pict>
          <v:shape id="_x0000_s1177" type="#_x0000_t202" style="position:absolute;left:0;text-align:left;margin-left:266.9pt;margin-top:354.35pt;width:40.4pt;height:15.55pt;z-index:251810816" fillcolor="#e5b8b7 [1301]">
            <v:textbox inset="0,0,0,0">
              <w:txbxContent>
                <w:p w:rsidR="00F32FC5" w:rsidRPr="00202D46" w:rsidRDefault="00F32FC5">
                  <w:pPr>
                    <w:rPr>
                      <w:rFonts w:ascii="Times New Roman" w:hAnsi="Times New Roman"/>
                      <w:sz w:val="12"/>
                      <w:szCs w:val="12"/>
                      <w:rPrChange w:id="558" w:author="user" w:date="2019-03-19T18:58:00Z">
                        <w:rPr/>
                      </w:rPrChange>
                    </w:rPr>
                  </w:pPr>
                  <w:ins w:id="559" w:author="user" w:date="2019-03-19T18:59:00Z">
                    <w:r w:rsidRPr="00202D46">
                      <w:rPr>
                        <w:rFonts w:ascii="Times New Roman" w:hAnsi="Times New Roman"/>
                        <w:sz w:val="12"/>
                        <w:szCs w:val="12"/>
                      </w:rPr>
                      <w:t>Fundus</w:t>
                    </w:r>
                    <w:r>
                      <w:rPr>
                        <w:rFonts w:ascii="Times New Roman" w:hAnsi="Times New Roman" w:hint="eastAsia"/>
                        <w:sz w:val="12"/>
                        <w:szCs w:val="12"/>
                      </w:rPr>
                      <w:t xml:space="preserve"> image</w:t>
                    </w:r>
                  </w:ins>
                </w:p>
              </w:txbxContent>
            </v:textbox>
          </v:shape>
        </w:pict>
      </w:r>
      <w:r>
        <w:rPr>
          <w:noProof/>
        </w:rPr>
        <w:pict>
          <v:shape id="_x0000_s1176" type="#_x0000_t202" style="position:absolute;left:0;text-align:left;margin-left:271.7pt;margin-top:291.05pt;width:47.9pt;height:14.15pt;z-index:251809792" strokecolor="white [3212]">
            <v:textbox inset="0,0,0,0">
              <w:txbxContent>
                <w:p w:rsidR="00F32FC5" w:rsidRPr="007E487B" w:rsidRDefault="00F32FC5">
                  <w:pPr>
                    <w:rPr>
                      <w:rFonts w:ascii="Times New Roman" w:hAnsi="Times New Roman"/>
                      <w:sz w:val="12"/>
                      <w:szCs w:val="12"/>
                      <w:rPrChange w:id="560" w:author="user" w:date="2019-03-19T18:56:00Z">
                        <w:rPr/>
                      </w:rPrChange>
                    </w:rPr>
                  </w:pPr>
                  <w:ins w:id="561" w:author="user" w:date="2019-03-19T18:56:00Z">
                    <w:r w:rsidRPr="00210A6E">
                      <w:rPr>
                        <w:sz w:val="12"/>
                        <w:szCs w:val="12"/>
                        <w:rPrChange w:id="562" w:author="user" w:date="2019-03-19T18:56:00Z">
                          <w:rPr/>
                        </w:rPrChange>
                      </w:rPr>
                      <w:t xml:space="preserve">Light </w:t>
                    </w:r>
                    <w:r w:rsidRPr="00210A6E">
                      <w:rPr>
                        <w:rFonts w:ascii="Times New Roman" w:hAnsi="Times New Roman"/>
                        <w:sz w:val="12"/>
                        <w:szCs w:val="12"/>
                        <w:rPrChange w:id="563" w:author="user" w:date="2019-03-19T18:57:00Z">
                          <w:rPr/>
                        </w:rPrChange>
                      </w:rPr>
                      <w:t>emission</w:t>
                    </w:r>
                  </w:ins>
                  <w:ins w:id="564" w:author="user" w:date="2019-03-19T18:57:00Z">
                    <w:r>
                      <w:rPr>
                        <w:rFonts w:ascii="Times New Roman" w:hAnsi="Times New Roman" w:hint="eastAsia"/>
                        <w:sz w:val="12"/>
                        <w:szCs w:val="12"/>
                      </w:rPr>
                      <w:t xml:space="preserve"> ( )</w:t>
                    </w:r>
                  </w:ins>
                </w:p>
              </w:txbxContent>
            </v:textbox>
          </v:shape>
        </w:pict>
      </w:r>
      <w:r>
        <w:rPr>
          <w:noProof/>
        </w:rPr>
        <w:pict>
          <v:shape id="_x0000_s1175" type="#_x0000_t202" style="position:absolute;left:0;text-align:left;margin-left:297.4pt;margin-top:262.55pt;width:44.45pt;height:18.45pt;z-index:251808768" fillcolor="#e5b8b7 [1301]">
            <v:textbox inset="0,0,0,0">
              <w:txbxContent>
                <w:p w:rsidR="00F32FC5" w:rsidRPr="00D70FF6" w:rsidRDefault="00F32FC5">
                  <w:pPr>
                    <w:rPr>
                      <w:rFonts w:ascii="Times New Roman" w:hAnsi="Times New Roman"/>
                      <w:sz w:val="12"/>
                      <w:szCs w:val="12"/>
                      <w:rPrChange w:id="565" w:author="user" w:date="2019-03-19T18:54:00Z">
                        <w:rPr/>
                      </w:rPrChange>
                    </w:rPr>
                  </w:pPr>
                  <w:ins w:id="566" w:author="user" w:date="2019-03-19T18:54:00Z">
                    <w:r>
                      <w:rPr>
                        <w:rFonts w:ascii="Times New Roman" w:hAnsi="Times New Roman" w:hint="eastAsia"/>
                        <w:sz w:val="12"/>
                        <w:szCs w:val="12"/>
                      </w:rPr>
                      <w:t xml:space="preserve">Xenon </w:t>
                    </w:r>
                  </w:ins>
                  <w:ins w:id="567" w:author="user" w:date="2019-03-19T18:55:00Z">
                    <w:r>
                      <w:rPr>
                        <w:rFonts w:ascii="Times New Roman" w:hAnsi="Times New Roman" w:hint="eastAsia"/>
                        <w:sz w:val="12"/>
                        <w:szCs w:val="12"/>
                      </w:rPr>
                      <w:t>emission</w:t>
                    </w:r>
                  </w:ins>
                </w:p>
              </w:txbxContent>
            </v:textbox>
          </v:shape>
        </w:pict>
      </w:r>
      <w:r>
        <w:rPr>
          <w:noProof/>
        </w:rPr>
        <w:pict>
          <v:shape id="_x0000_s1174" type="#_x0000_t202" style="position:absolute;left:0;text-align:left;margin-left:252.2pt;margin-top:325.75pt;width:49.25pt;height:12.05pt;z-index:251807744" strokecolor="white [3212]">
            <v:textbox style="mso-next-textbox:#_x0000_s1174" inset="0,0,0,0">
              <w:txbxContent>
                <w:p w:rsidR="00F32FC5" w:rsidRPr="00B56334" w:rsidRDefault="00F32FC5">
                  <w:pPr>
                    <w:rPr>
                      <w:rFonts w:ascii="Times New Roman" w:hAnsi="Times New Roman"/>
                      <w:sz w:val="12"/>
                      <w:szCs w:val="12"/>
                      <w:rPrChange w:id="568" w:author="user" w:date="2019-03-19T18:53:00Z">
                        <w:rPr/>
                      </w:rPrChange>
                    </w:rPr>
                  </w:pPr>
                  <w:ins w:id="569" w:author="user" w:date="2019-03-19T18:53:00Z">
                    <w:r>
                      <w:rPr>
                        <w:rFonts w:ascii="Times New Roman" w:hAnsi="Times New Roman" w:hint="eastAsia"/>
                        <w:sz w:val="12"/>
                        <w:szCs w:val="12"/>
                      </w:rPr>
                      <w:t>Acquire image ( )</w:t>
                    </w:r>
                  </w:ins>
                </w:p>
              </w:txbxContent>
            </v:textbox>
          </v:shape>
        </w:pict>
      </w:r>
      <w:r>
        <w:rPr>
          <w:noProof/>
        </w:rPr>
        <w:pict>
          <v:shape id="_x0000_s1172" type="#_x0000_t202" style="position:absolute;left:0;text-align:left;margin-left:48.1pt;margin-top:192.9pt;width:110.45pt;height:14.4pt;z-index:251805696" strokecolor="white [3212]">
            <v:textbox inset="0,0,0,0">
              <w:txbxContent>
                <w:p w:rsidR="00F32FC5" w:rsidRDefault="00F32FC5">
                  <w:pPr>
                    <w:jc w:val="left"/>
                    <w:rPr>
                      <w:rFonts w:ascii="Times New Roman" w:hAnsi="Times New Roman"/>
                      <w:sz w:val="12"/>
                      <w:szCs w:val="12"/>
                      <w:rPrChange w:id="570" w:author="user" w:date="2019-03-19T18:49:00Z">
                        <w:rPr/>
                      </w:rPrChange>
                    </w:rPr>
                    <w:pPrChange w:id="571" w:author="user" w:date="2019-03-19T18:49:00Z">
                      <w:pPr/>
                    </w:pPrChange>
                  </w:pPr>
                  <w:ins w:id="572" w:author="user" w:date="2019-03-19T18:49:00Z">
                    <w:r>
                      <w:rPr>
                        <w:rFonts w:ascii="Times New Roman" w:hAnsi="Times New Roman" w:hint="eastAsia"/>
                        <w:sz w:val="12"/>
                        <w:szCs w:val="12"/>
                      </w:rPr>
                      <w:t>Screen movement (</w:t>
                    </w:r>
                    <w:r w:rsidRPr="00A05EDB">
                      <w:rPr>
                        <w:rFonts w:ascii="Times New Roman" w:hAnsi="Times New Roman"/>
                        <w:sz w:val="12"/>
                        <w:szCs w:val="12"/>
                      </w:rPr>
                      <w:t>Waiting to start imaging</w:t>
                    </w:r>
                    <w:r>
                      <w:rPr>
                        <w:rFonts w:ascii="Times New Roman" w:hAnsi="Times New Roman" w:hint="eastAsia"/>
                        <w:sz w:val="12"/>
                        <w:szCs w:val="12"/>
                      </w:rPr>
                      <w:t>)</w:t>
                    </w:r>
                  </w:ins>
                </w:p>
              </w:txbxContent>
            </v:textbox>
          </v:shape>
        </w:pict>
      </w:r>
      <w:r>
        <w:rPr>
          <w:noProof/>
        </w:rPr>
        <w:pict>
          <v:shape id="_x0000_s1171" type="#_x0000_t202" style="position:absolute;left:0;text-align:left;margin-left:55.05pt;margin-top:215.7pt;width:69.3pt;height:14.2pt;z-index:251804672" strokecolor="white [3212]">
            <v:textbox inset="0,0,0,0">
              <w:txbxContent>
                <w:p w:rsidR="00F32FC5" w:rsidRDefault="00F32FC5">
                  <w:pPr>
                    <w:jc w:val="left"/>
                    <w:rPr>
                      <w:rFonts w:ascii="Times New Roman" w:hAnsi="Times New Roman"/>
                      <w:sz w:val="12"/>
                      <w:szCs w:val="12"/>
                      <w:rPrChange w:id="573" w:author="user" w:date="2019-03-19T18:47:00Z">
                        <w:rPr/>
                      </w:rPrChange>
                    </w:rPr>
                    <w:pPrChange w:id="574" w:author="user" w:date="2019-03-19T18:48:00Z">
                      <w:pPr/>
                    </w:pPrChange>
                  </w:pPr>
                  <w:ins w:id="575" w:author="user" w:date="2019-03-19T18:47:00Z">
                    <w:r w:rsidRPr="009D4A79">
                      <w:rPr>
                        <w:rFonts w:ascii="Times New Roman" w:hAnsi="Times New Roman"/>
                        <w:sz w:val="12"/>
                        <w:szCs w:val="12"/>
                      </w:rPr>
                      <w:t>Waiting to start imaging</w:t>
                    </w:r>
                  </w:ins>
                  <w:ins w:id="576" w:author="user" w:date="2019-03-19T18:48:00Z">
                    <w:r>
                      <w:rPr>
                        <w:rFonts w:ascii="Times New Roman" w:hAnsi="Times New Roman" w:hint="eastAsia"/>
                        <w:sz w:val="12"/>
                        <w:szCs w:val="12"/>
                      </w:rPr>
                      <w:t xml:space="preserve"> ( )</w:t>
                    </w:r>
                  </w:ins>
                </w:p>
              </w:txbxContent>
            </v:textbox>
          </v:shape>
        </w:pict>
      </w:r>
      <w:r>
        <w:rPr>
          <w:noProof/>
        </w:rPr>
        <w:pict>
          <v:shape id="_x0000_s1170" type="#_x0000_t202" style="position:absolute;left:0;text-align:left;margin-left:92.8pt;margin-top:245.65pt;width:57.1pt;height:14.75pt;z-index:251803648" strokecolor="white [3212]">
            <v:textbox inset="0,0,0,0">
              <w:txbxContent>
                <w:p w:rsidR="00F32FC5" w:rsidRPr="00AE0620" w:rsidRDefault="00F32FC5">
                  <w:pPr>
                    <w:rPr>
                      <w:rFonts w:ascii="Times New Roman" w:hAnsi="Times New Roman"/>
                      <w:sz w:val="12"/>
                      <w:szCs w:val="12"/>
                      <w:rPrChange w:id="577" w:author="user" w:date="2019-03-19T18:44:00Z">
                        <w:rPr/>
                      </w:rPrChange>
                    </w:rPr>
                  </w:pPr>
                  <w:ins w:id="578" w:author="user" w:date="2019-03-19T18:44:00Z">
                    <w:r>
                      <w:rPr>
                        <w:rFonts w:ascii="Times New Roman" w:hAnsi="Times New Roman" w:hint="eastAsia"/>
                        <w:sz w:val="12"/>
                        <w:szCs w:val="12"/>
                      </w:rPr>
                      <w:t>Implement imaging ( )</w:t>
                    </w:r>
                  </w:ins>
                </w:p>
              </w:txbxContent>
            </v:textbox>
          </v:shape>
        </w:pict>
      </w:r>
      <w:r>
        <w:rPr>
          <w:noProof/>
        </w:rPr>
        <w:pict>
          <v:shape id="_x0000_s1169" type="#_x0000_t202" style="position:absolute;left:0;text-align:left;margin-left:243.9pt;margin-top:274.3pt;width:48.7pt;height:14.2pt;z-index:251802624" strokecolor="white [3212]">
            <v:textbox inset="0,0,0,0">
              <w:txbxContent>
                <w:p w:rsidR="00F32FC5" w:rsidRPr="00523114" w:rsidRDefault="00F32FC5">
                  <w:pPr>
                    <w:rPr>
                      <w:rFonts w:ascii="Times New Roman" w:hAnsi="Times New Roman"/>
                      <w:sz w:val="12"/>
                      <w:szCs w:val="12"/>
                      <w:rPrChange w:id="579" w:author="user" w:date="2019-03-19T18:42:00Z">
                        <w:rPr/>
                      </w:rPrChange>
                    </w:rPr>
                  </w:pPr>
                  <w:ins w:id="580" w:author="user" w:date="2019-03-19T18:42:00Z">
                    <w:r>
                      <w:rPr>
                        <w:rFonts w:ascii="Times New Roman" w:hAnsi="Times New Roman" w:hint="eastAsia"/>
                        <w:sz w:val="12"/>
                        <w:szCs w:val="12"/>
                      </w:rPr>
                      <w:t>Start capturing ( )</w:t>
                    </w:r>
                  </w:ins>
                </w:p>
              </w:txbxContent>
            </v:textbox>
          </v:shape>
        </w:pict>
      </w:r>
      <w:r>
        <w:rPr>
          <w:noProof/>
        </w:rPr>
        <w:pict>
          <v:shape id="_x0000_s1168" type="#_x0000_t202" style="position:absolute;left:0;text-align:left;margin-left:57.9pt;margin-top:170.5pt;width:46.05pt;height:13.95pt;z-index:251801600" strokecolor="white [3212]">
            <v:textbox inset="0,0,0,0">
              <w:txbxContent>
                <w:p w:rsidR="00F32FC5" w:rsidRPr="00F06372" w:rsidRDefault="00F32FC5">
                  <w:pPr>
                    <w:rPr>
                      <w:rFonts w:ascii="Times New Roman" w:hAnsi="Times New Roman"/>
                      <w:sz w:val="12"/>
                      <w:szCs w:val="12"/>
                      <w:rPrChange w:id="581" w:author="user" w:date="2019-03-19T18:41:00Z">
                        <w:rPr/>
                      </w:rPrChange>
                    </w:rPr>
                  </w:pPr>
                  <w:ins w:id="582" w:author="user" w:date="2019-03-19T18:41:00Z">
                    <w:r>
                      <w:rPr>
                        <w:rFonts w:ascii="Times New Roman" w:hAnsi="Times New Roman" w:hint="eastAsia"/>
                        <w:sz w:val="12"/>
                        <w:szCs w:val="12"/>
                      </w:rPr>
                      <w:t>Focus notification</w:t>
                    </w:r>
                  </w:ins>
                </w:p>
              </w:txbxContent>
            </v:textbox>
          </v:shape>
        </w:pict>
      </w:r>
      <w:r>
        <w:rPr>
          <w:noProof/>
        </w:rPr>
        <w:pict>
          <v:shape id="_x0000_s1167" type="#_x0000_t202" style="position:absolute;left:0;text-align:left;margin-left:341.85pt;margin-top:98.05pt;width:115.1pt;height:35.5pt;z-index:251800576" fillcolor="#e5b8b7 [1301]">
            <v:textbox style="mso-next-textbox:#_x0000_s1167" inset="0,0,0,0">
              <w:txbxContent>
                <w:p w:rsidR="00F32FC5" w:rsidRDefault="00F32FC5">
                  <w:pPr>
                    <w:jc w:val="left"/>
                    <w:rPr>
                      <w:rFonts w:ascii="Times New Roman" w:hAnsi="Times New Roman"/>
                      <w:sz w:val="12"/>
                      <w:szCs w:val="12"/>
                      <w:rPrChange w:id="583" w:author="user" w:date="2019-03-19T18:31:00Z">
                        <w:rPr/>
                      </w:rPrChange>
                    </w:rPr>
                    <w:pPrChange w:id="584" w:author="user" w:date="2019-03-19T18:35:00Z">
                      <w:pPr/>
                    </w:pPrChange>
                  </w:pPr>
                  <w:ins w:id="585" w:author="user" w:date="2019-03-19T18:34:00Z">
                    <w:r w:rsidRPr="009C49FA">
                      <w:rPr>
                        <w:rFonts w:ascii="Times New Roman" w:hAnsi="Times New Roman"/>
                        <w:sz w:val="12"/>
                        <w:szCs w:val="12"/>
                      </w:rPr>
                      <w:t>When acquiring reflection image, it is assumed that live image is captured periodically.</w:t>
                    </w:r>
                  </w:ins>
                </w:p>
              </w:txbxContent>
            </v:textbox>
          </v:shape>
        </w:pict>
      </w:r>
      <w:r>
        <w:rPr>
          <w:noProof/>
        </w:rPr>
        <w:pict>
          <v:shape id="_x0000_s1166" type="#_x0000_t202" style="position:absolute;left:0;text-align:left;margin-left:143.7pt;margin-top:106.5pt;width:95.65pt;height:16.6pt;z-index:251799552" strokecolor="white [3212]">
            <v:textbox inset="0,0,0,0">
              <w:txbxContent>
                <w:p w:rsidR="00F32FC5" w:rsidRDefault="00F32FC5">
                  <w:pPr>
                    <w:jc w:val="left"/>
                    <w:rPr>
                      <w:rFonts w:ascii="Times New Roman" w:hAnsi="Times New Roman"/>
                      <w:sz w:val="12"/>
                      <w:szCs w:val="12"/>
                      <w:rPrChange w:id="586" w:author="user" w:date="2019-03-19T17:47:00Z">
                        <w:rPr/>
                      </w:rPrChange>
                    </w:rPr>
                    <w:pPrChange w:id="587" w:author="user" w:date="2019-03-19T17:56:00Z">
                      <w:pPr/>
                    </w:pPrChange>
                  </w:pPr>
                  <w:ins w:id="588" w:author="user" w:date="2019-03-19T17:56:00Z">
                    <w:r w:rsidRPr="00AD7BC9">
                      <w:rPr>
                        <w:rFonts w:ascii="Times New Roman" w:hAnsi="Times New Roman"/>
                        <w:sz w:val="12"/>
                        <w:szCs w:val="12"/>
                      </w:rPr>
                      <w:t>Reflected image operational treatment</w:t>
                    </w:r>
                  </w:ins>
                </w:p>
              </w:txbxContent>
            </v:textbox>
          </v:shape>
        </w:pict>
      </w:r>
      <w:r>
        <w:rPr>
          <w:noProof/>
        </w:rPr>
        <w:pict>
          <v:shape id="_x0000_s1162" type="#_x0000_t202" style="position:absolute;left:0;text-align:left;margin-left:200.35pt;margin-top:130pt;width:49.2pt;height:13.4pt;z-index:251795456" strokecolor="white [3212]">
            <v:textbox style="mso-next-textbox:#_x0000_s1162" inset="0,0,0,0">
              <w:txbxContent>
                <w:p w:rsidR="00F32FC5" w:rsidRPr="00A20A7A" w:rsidRDefault="00F32FC5">
                  <w:pPr>
                    <w:rPr>
                      <w:rFonts w:ascii="Times New Roman" w:hAnsi="Times New Roman"/>
                      <w:sz w:val="12"/>
                      <w:szCs w:val="12"/>
                      <w:rPrChange w:id="589" w:author="user" w:date="2019-03-19T17:24:00Z">
                        <w:rPr/>
                      </w:rPrChange>
                    </w:rPr>
                  </w:pPr>
                  <w:ins w:id="590" w:author="user" w:date="2019-03-19T17:24:00Z">
                    <w:r>
                      <w:rPr>
                        <w:rFonts w:ascii="Times New Roman" w:hAnsi="Times New Roman" w:hint="eastAsia"/>
                        <w:sz w:val="12"/>
                        <w:szCs w:val="12"/>
                      </w:rPr>
                      <w:t>Lens movement ( )</w:t>
                    </w:r>
                  </w:ins>
                </w:p>
              </w:txbxContent>
            </v:textbox>
          </v:shape>
        </w:pict>
      </w:r>
      <w:r>
        <w:rPr>
          <w:noProof/>
        </w:rPr>
        <w:pict>
          <v:shape id="_x0000_s1165" type="#_x0000_t202" style="position:absolute;left:0;text-align:left;margin-left:173.35pt;margin-top:153.6pt;width:55.75pt;height:12.3pt;z-index:251798528" strokecolor="white [3212]">
            <v:textbox style="mso-next-textbox:#_x0000_s1165" inset="0,0,0,0">
              <w:txbxContent>
                <w:p w:rsidR="00F32FC5" w:rsidRPr="00B15182" w:rsidRDefault="00F32FC5" w:rsidP="001A2859">
                  <w:pPr>
                    <w:rPr>
                      <w:ins w:id="591" w:author="user" w:date="2019-03-19T17:45:00Z"/>
                      <w:rFonts w:ascii="Times New Roman" w:hAnsi="Times New Roman"/>
                      <w:sz w:val="12"/>
                      <w:szCs w:val="12"/>
                    </w:rPr>
                  </w:pPr>
                  <w:ins w:id="592" w:author="user" w:date="2019-03-19T17:45:00Z">
                    <w:r w:rsidRPr="00B15182">
                      <w:rPr>
                        <w:rFonts w:ascii="Times New Roman" w:hAnsi="Times New Roman"/>
                        <w:sz w:val="12"/>
                        <w:szCs w:val="12"/>
                      </w:rPr>
                      <w:t>Light emission</w:t>
                    </w:r>
                    <w:r>
                      <w:rPr>
                        <w:rFonts w:ascii="Times New Roman" w:hAnsi="Times New Roman" w:hint="eastAsia"/>
                        <w:sz w:val="12"/>
                        <w:szCs w:val="12"/>
                      </w:rPr>
                      <w:t xml:space="preserve"> (OFF)</w:t>
                    </w:r>
                  </w:ins>
                </w:p>
                <w:p w:rsidR="00F32FC5" w:rsidRDefault="00F32FC5"/>
              </w:txbxContent>
            </v:textbox>
          </v:shape>
        </w:pict>
      </w:r>
      <w:r>
        <w:rPr>
          <w:noProof/>
        </w:rPr>
        <w:pict>
          <v:shape id="_x0000_s1164" type="#_x0000_t202" style="position:absolute;left:0;text-align:left;margin-left:41.7pt;margin-top:88.85pt;width:71.45pt;height:51.9pt;z-index:251797504" fillcolor="#e5b8b7 [1301]">
            <v:textbox inset="0,0,0,0">
              <w:txbxContent>
                <w:p w:rsidR="00F32FC5" w:rsidRDefault="00F32FC5">
                  <w:pPr>
                    <w:jc w:val="left"/>
                    <w:pPrChange w:id="593" w:author="user" w:date="2019-03-19T17:44:00Z">
                      <w:pPr/>
                    </w:pPrChange>
                  </w:pPr>
                  <w:ins w:id="594" w:author="user" w:date="2019-03-19T17:43:00Z">
                    <w:r w:rsidRPr="002016A6">
                      <w:rPr>
                        <w:rFonts w:ascii="Times New Roman" w:hAnsi="Times New Roman"/>
                        <w:sz w:val="12"/>
                        <w:szCs w:val="12"/>
                      </w:rPr>
                      <w:t>Is the responsibility of acquiring image</w:t>
                    </w:r>
                  </w:ins>
                  <w:ins w:id="595" w:author="user" w:date="2019-03-19T17:44:00Z">
                    <w:r>
                      <w:rPr>
                        <w:rFonts w:ascii="Times New Roman" w:hAnsi="Times New Roman" w:hint="eastAsia"/>
                        <w:sz w:val="12"/>
                        <w:szCs w:val="12"/>
                      </w:rPr>
                      <w:t xml:space="preserve"> </w:t>
                    </w:r>
                  </w:ins>
                  <w:ins w:id="596" w:author="user" w:date="2019-03-19T17:43:00Z">
                    <w:r w:rsidRPr="002016A6">
                      <w:rPr>
                        <w:rFonts w:ascii="Times New Roman" w:hAnsi="Times New Roman"/>
                        <w:sz w:val="12"/>
                        <w:szCs w:val="12"/>
                      </w:rPr>
                      <w:t>is given to optics setups?</w:t>
                    </w:r>
                  </w:ins>
                </w:p>
              </w:txbxContent>
            </v:textbox>
          </v:shape>
        </w:pict>
      </w:r>
      <w:r>
        <w:rPr>
          <w:noProof/>
        </w:rPr>
        <w:pict>
          <v:shape id="_x0000_s1163" type="#_x0000_t202" style="position:absolute;left:0;text-align:left;margin-left:176.2pt;margin-top:73.9pt;width:50.85pt;height:16.85pt;z-index:251796480" fillcolor="#e5b8b7 [1301]">
            <v:textbox inset="0,0,0,0">
              <w:txbxContent>
                <w:p w:rsidR="00F32FC5" w:rsidRDefault="00F32FC5">
                  <w:pPr>
                    <w:jc w:val="left"/>
                    <w:rPr>
                      <w:rFonts w:ascii="Times New Roman" w:hAnsi="Times New Roman"/>
                      <w:sz w:val="12"/>
                      <w:szCs w:val="12"/>
                      <w:rPrChange w:id="597" w:author="user" w:date="2019-03-19T17:37:00Z">
                        <w:rPr/>
                      </w:rPrChange>
                    </w:rPr>
                    <w:pPrChange w:id="598" w:author="user" w:date="2019-03-19T17:37:00Z">
                      <w:pPr/>
                    </w:pPrChange>
                  </w:pPr>
                  <w:ins w:id="599" w:author="user" w:date="2019-03-19T17:37:00Z">
                    <w:r>
                      <w:rPr>
                        <w:rFonts w:ascii="Times New Roman" w:hAnsi="Times New Roman" w:hint="eastAsia"/>
                        <w:sz w:val="12"/>
                        <w:szCs w:val="12"/>
                      </w:rPr>
                      <w:t>Split emission line</w:t>
                    </w:r>
                  </w:ins>
                </w:p>
              </w:txbxContent>
            </v:textbox>
          </v:shape>
        </w:pict>
      </w:r>
      <w:r>
        <w:rPr>
          <w:noProof/>
        </w:rPr>
        <w:pict>
          <v:shape id="_x0000_s1161" type="#_x0000_t202" style="position:absolute;left:0;text-align:left;margin-left:123.5pt;margin-top:56pt;width:39.4pt;height:31.2pt;z-index:251794432" strokecolor="white [3212]">
            <v:textbox style="mso-next-textbox:#_x0000_s1161" inset="0,0,0,0">
              <w:txbxContent>
                <w:p w:rsidR="00F32FC5" w:rsidRPr="00412EDC" w:rsidRDefault="00F32FC5">
                  <w:pPr>
                    <w:rPr>
                      <w:rFonts w:ascii="Times New Roman" w:hAnsi="Times New Roman"/>
                      <w:sz w:val="10"/>
                      <w:szCs w:val="10"/>
                      <w:rPrChange w:id="600" w:author="user" w:date="2019-03-19T17:22:00Z">
                        <w:rPr/>
                      </w:rPrChange>
                    </w:rPr>
                  </w:pPr>
                  <w:ins w:id="601" w:author="user" w:date="2019-03-19T17:18:00Z">
                    <w:r w:rsidRPr="00210A6E">
                      <w:rPr>
                        <w:rFonts w:ascii="Times New Roman" w:hAnsi="Times New Roman"/>
                        <w:sz w:val="10"/>
                        <w:szCs w:val="10"/>
                        <w:rPrChange w:id="602" w:author="user" w:date="2019-03-19T17:22:00Z">
                          <w:rPr>
                            <w:rFonts w:ascii="Times New Roman" w:hAnsi="Times New Roman"/>
                            <w:sz w:val="12"/>
                            <w:szCs w:val="12"/>
                          </w:rPr>
                        </w:rPrChange>
                      </w:rPr>
                      <w:t>Acquire reflected</w:t>
                    </w:r>
                  </w:ins>
                  <w:ins w:id="603" w:author="user" w:date="2019-03-19T17:21:00Z">
                    <w:r w:rsidRPr="00210A6E">
                      <w:rPr>
                        <w:rFonts w:ascii="Times New Roman" w:hAnsi="Times New Roman"/>
                        <w:sz w:val="10"/>
                        <w:szCs w:val="10"/>
                        <w:rPrChange w:id="604" w:author="user" w:date="2019-03-19T17:22:00Z">
                          <w:rPr>
                            <w:rFonts w:ascii="Times New Roman" w:hAnsi="Times New Roman"/>
                            <w:sz w:val="12"/>
                            <w:szCs w:val="12"/>
                          </w:rPr>
                        </w:rPrChange>
                      </w:rPr>
                      <w:br/>
                    </w:r>
                  </w:ins>
                  <w:ins w:id="605" w:author="user" w:date="2019-03-19T17:20:00Z">
                    <w:r w:rsidRPr="00210A6E">
                      <w:rPr>
                        <w:rFonts w:ascii="Times New Roman" w:hAnsi="Times New Roman"/>
                        <w:sz w:val="10"/>
                        <w:szCs w:val="10"/>
                        <w:rPrChange w:id="606" w:author="user" w:date="2019-03-19T17:22:00Z">
                          <w:rPr>
                            <w:rFonts w:ascii="Times New Roman" w:hAnsi="Times New Roman"/>
                            <w:sz w:val="12"/>
                            <w:szCs w:val="12"/>
                          </w:rPr>
                        </w:rPrChange>
                      </w:rPr>
                      <w:t xml:space="preserve"> image ( )</w:t>
                    </w:r>
                  </w:ins>
                </w:p>
              </w:txbxContent>
            </v:textbox>
          </v:shape>
        </w:pict>
      </w:r>
      <w:r>
        <w:rPr>
          <w:noProof/>
        </w:rPr>
        <w:pict>
          <v:shape id="_x0000_s1160" type="#_x0000_t202" style="position:absolute;left:0;text-align:left;margin-left:252.2pt;margin-top:83.65pt;width:51.8pt;height:13.05pt;z-index:251793408" strokecolor="white [3212]">
            <v:textbox inset="0,0,0,0">
              <w:txbxContent>
                <w:p w:rsidR="00F32FC5" w:rsidRPr="00364BE9" w:rsidRDefault="00F32FC5">
                  <w:pPr>
                    <w:rPr>
                      <w:rFonts w:ascii="Times New Roman" w:hAnsi="Times New Roman"/>
                      <w:sz w:val="14"/>
                      <w:szCs w:val="14"/>
                      <w:rPrChange w:id="607" w:author="user" w:date="2019-03-19T17:15:00Z">
                        <w:rPr/>
                      </w:rPrChange>
                    </w:rPr>
                  </w:pPr>
                  <w:ins w:id="608" w:author="user" w:date="2019-03-19T17:16:00Z">
                    <w:r>
                      <w:rPr>
                        <w:rFonts w:ascii="Times New Roman" w:hAnsi="Times New Roman" w:hint="eastAsia"/>
                        <w:sz w:val="14"/>
                        <w:szCs w:val="14"/>
                      </w:rPr>
                      <w:t>Acquire image ( )</w:t>
                    </w:r>
                  </w:ins>
                </w:p>
              </w:txbxContent>
            </v:textbox>
          </v:shape>
        </w:pict>
      </w:r>
      <w:r>
        <w:rPr>
          <w:noProof/>
        </w:rPr>
        <w:pict>
          <v:shape id="_x0000_s1159" type="#_x0000_t202" style="position:absolute;left:0;text-align:left;margin-left:173.35pt;margin-top:52.45pt;width:51.45pt;height:14pt;z-index:251792384" strokecolor="white [3212]">
            <v:textbox style="mso-next-textbox:#_x0000_s1159" inset="0,0,0,0">
              <w:txbxContent>
                <w:p w:rsidR="00F32FC5" w:rsidRPr="00B15182" w:rsidRDefault="00F32FC5">
                  <w:pPr>
                    <w:rPr>
                      <w:rFonts w:ascii="Times New Roman" w:hAnsi="Times New Roman"/>
                      <w:sz w:val="12"/>
                      <w:szCs w:val="12"/>
                      <w:rPrChange w:id="609" w:author="user" w:date="2019-03-19T17:14:00Z">
                        <w:rPr/>
                      </w:rPrChange>
                    </w:rPr>
                  </w:pPr>
                  <w:ins w:id="610" w:author="user" w:date="2019-03-19T17:14:00Z">
                    <w:r w:rsidRPr="00B15182">
                      <w:rPr>
                        <w:rFonts w:ascii="Times New Roman" w:hAnsi="Times New Roman"/>
                        <w:sz w:val="12"/>
                        <w:szCs w:val="12"/>
                      </w:rPr>
                      <w:t>Light emission</w:t>
                    </w:r>
                    <w:r>
                      <w:rPr>
                        <w:rFonts w:ascii="Times New Roman" w:hAnsi="Times New Roman" w:hint="eastAsia"/>
                        <w:sz w:val="12"/>
                        <w:szCs w:val="12"/>
                      </w:rPr>
                      <w:t xml:space="preserve"> (ON)</w:t>
                    </w:r>
                  </w:ins>
                </w:p>
              </w:txbxContent>
            </v:textbox>
          </v:shape>
        </w:pict>
      </w:r>
      <w:r>
        <w:rPr>
          <w:noProof/>
        </w:rPr>
        <w:pict>
          <v:shape id="_x0000_s1158" type="#_x0000_t202" style="position:absolute;left:0;text-align:left;margin-left:55.05pt;margin-top:43.3pt;width:44pt;height:15.3pt;z-index:251791360" strokecolor="white [3212]">
            <v:textbox style="mso-next-textbox:#_x0000_s1158" inset="0,0,0,0">
              <w:txbxContent>
                <w:p w:rsidR="00F32FC5" w:rsidRPr="001D7A97" w:rsidRDefault="00F32FC5">
                  <w:pPr>
                    <w:rPr>
                      <w:rFonts w:ascii="Times New Roman" w:hAnsi="Times New Roman"/>
                      <w:sz w:val="14"/>
                      <w:szCs w:val="14"/>
                      <w:rPrChange w:id="611" w:author="user" w:date="2019-03-19T17:12:00Z">
                        <w:rPr/>
                      </w:rPrChange>
                    </w:rPr>
                  </w:pPr>
                  <w:ins w:id="612" w:author="user" w:date="2019-03-19T17:12:00Z">
                    <w:r>
                      <w:rPr>
                        <w:rFonts w:ascii="Times New Roman" w:hAnsi="Times New Roman" w:hint="eastAsia"/>
                        <w:sz w:val="14"/>
                        <w:szCs w:val="14"/>
                      </w:rPr>
                      <w:t>Auto focus</w:t>
                    </w:r>
                  </w:ins>
                  <w:ins w:id="613" w:author="user" w:date="2019-03-19T17:13:00Z">
                    <w:r>
                      <w:rPr>
                        <w:rFonts w:ascii="Times New Roman" w:hAnsi="Times New Roman" w:hint="eastAsia"/>
                        <w:sz w:val="14"/>
                        <w:szCs w:val="14"/>
                      </w:rPr>
                      <w:t xml:space="preserve"> </w:t>
                    </w:r>
                  </w:ins>
                  <w:ins w:id="614" w:author="user" w:date="2019-03-19T17:12:00Z">
                    <w:r>
                      <w:rPr>
                        <w:rFonts w:ascii="Times New Roman" w:hAnsi="Times New Roman" w:hint="eastAsia"/>
                        <w:sz w:val="14"/>
                        <w:szCs w:val="14"/>
                      </w:rPr>
                      <w:t>( )</w:t>
                    </w:r>
                  </w:ins>
                </w:p>
              </w:txbxContent>
            </v:textbox>
          </v:shape>
        </w:pict>
      </w:r>
      <w:r>
        <w:rPr>
          <w:noProof/>
        </w:rPr>
        <w:pict>
          <v:shape id="_x0000_s1157" type="#_x0000_t202" style="position:absolute;left:0;text-align:left;margin-left:4.85pt;margin-top:12.95pt;width:66.45pt;height:13.35pt;z-index:251790336">
            <v:textbox style="mso-next-textbox:#_x0000_s1157" inset="0,0,0,0">
              <w:txbxContent>
                <w:p w:rsidR="00F32FC5" w:rsidRPr="001D7A97" w:rsidRDefault="00F32FC5">
                  <w:pPr>
                    <w:rPr>
                      <w:rFonts w:ascii="Times New Roman" w:hAnsi="Times New Roman"/>
                      <w:sz w:val="14"/>
                      <w:szCs w:val="14"/>
                      <w:rPrChange w:id="615" w:author="user" w:date="2019-03-19T17:05:00Z">
                        <w:rPr/>
                      </w:rPrChange>
                    </w:rPr>
                  </w:pPr>
                  <w:ins w:id="616" w:author="user" w:date="2019-03-19T17:03:00Z">
                    <w:r w:rsidRPr="00210A6E">
                      <w:rPr>
                        <w:rFonts w:ascii="Times New Roman" w:hAnsi="Times New Roman"/>
                        <w:sz w:val="14"/>
                        <w:szCs w:val="14"/>
                        <w:rPrChange w:id="617" w:author="user" w:date="2019-03-19T17:05:00Z">
                          <w:rPr/>
                        </w:rPrChange>
                      </w:rPr>
                      <w:t>Sd fundus imaging</w:t>
                    </w:r>
                  </w:ins>
                </w:p>
              </w:txbxContent>
            </v:textbox>
          </v:shape>
        </w:pict>
      </w:r>
      <w:r w:rsidR="0036051C">
        <w:rPr>
          <w:noProof/>
        </w:rPr>
        <w:drawing>
          <wp:inline distT="0" distB="0" distL="0" distR="0">
            <wp:extent cx="6114415" cy="5510530"/>
            <wp:effectExtent l="0" t="0" r="635" b="0"/>
            <wp:docPr id="16"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5510530"/>
                    </a:xfrm>
                    <a:prstGeom prst="rect">
                      <a:avLst/>
                    </a:prstGeom>
                    <a:noFill/>
                    <a:ln>
                      <a:noFill/>
                    </a:ln>
                  </pic:spPr>
                </pic:pic>
              </a:graphicData>
            </a:graphic>
          </wp:inline>
        </w:drawing>
      </w:r>
    </w:p>
    <w:p w:rsidR="00CB1633" w:rsidRDefault="00CB1633">
      <w:pPr>
        <w:pStyle w:val="Caption"/>
        <w:rPr>
          <w:b w:val="0"/>
          <w:bCs w:val="0"/>
          <w:szCs w:val="22"/>
        </w:rPr>
      </w:pPr>
      <w:r>
        <w:t xml:space="preserve">Figure </w:t>
      </w:r>
      <w:fldSimple w:instr=" STYLEREF 1 \s ">
        <w:r>
          <w:rPr>
            <w:noProof/>
          </w:rPr>
          <w:t>9</w:t>
        </w:r>
      </w:fldSimple>
      <w:r>
        <w:noBreakHyphen/>
      </w:r>
      <w:fldSimple w:instr=" SEQ Figure \* ARABIC \s 1 ">
        <w:r>
          <w:rPr>
            <w:noProof/>
          </w:rPr>
          <w:t>14</w:t>
        </w:r>
      </w:fldSimple>
      <w:r>
        <w:rPr>
          <w:rFonts w:hint="eastAsia"/>
          <w:noProof/>
        </w:rPr>
        <w:t xml:space="preserve"> Fundus oculi p</w:t>
      </w:r>
      <w:r>
        <w:rPr>
          <w:rFonts w:hint="eastAsia"/>
        </w:rPr>
        <w:t xml:space="preserve">hotography </w:t>
      </w:r>
    </w:p>
    <w:p w:rsidR="00CB1633" w:rsidRDefault="00CB1633">
      <w:pPr>
        <w:pStyle w:val="Heading4"/>
      </w:pPr>
      <w:r>
        <w:rPr>
          <w:rFonts w:hint="eastAsia"/>
        </w:rPr>
        <w:lastRenderedPageBreak/>
        <w:t>Display of photographic image</w:t>
      </w:r>
    </w:p>
    <w:p w:rsidR="00CB1633" w:rsidRDefault="00210A6E">
      <w:pPr>
        <w:keepNext/>
      </w:pPr>
      <w:r>
        <w:rPr>
          <w:noProof/>
        </w:rPr>
        <w:pict>
          <v:shape id="_x0000_s1189" type="#_x0000_t202" style="position:absolute;left:0;text-align:left;margin-left:373pt;margin-top:223.05pt;width:75.6pt;height:14.95pt;z-index:251823104" strokecolor="white [3212]">
            <v:textbox inset="0,0,0,0">
              <w:txbxContent>
                <w:p w:rsidR="00F32FC5" w:rsidRPr="00251477" w:rsidRDefault="00F32FC5">
                  <w:pPr>
                    <w:rPr>
                      <w:rFonts w:ascii="Times New Roman" w:hAnsi="Times New Roman"/>
                      <w:sz w:val="14"/>
                      <w:szCs w:val="14"/>
                      <w:rPrChange w:id="618" w:author="user" w:date="2019-03-19T20:13:00Z">
                        <w:rPr/>
                      </w:rPrChange>
                    </w:rPr>
                  </w:pPr>
                  <w:ins w:id="619" w:author="user" w:date="2019-03-19T20:13:00Z">
                    <w:r>
                      <w:rPr>
                        <w:rFonts w:ascii="Times New Roman" w:hAnsi="Times New Roman" w:hint="eastAsia"/>
                        <w:sz w:val="14"/>
                        <w:szCs w:val="14"/>
                      </w:rPr>
                      <w:t>Send data (Screen image)</w:t>
                    </w:r>
                  </w:ins>
                </w:p>
              </w:txbxContent>
            </v:textbox>
          </v:shape>
        </w:pict>
      </w:r>
      <w:r>
        <w:rPr>
          <w:noProof/>
        </w:rPr>
        <w:pict>
          <v:shape id="_x0000_s1188" type="#_x0000_t202" style="position:absolute;left:0;text-align:left;margin-left:317.65pt;margin-top:205.35pt;width:52.15pt;height:15.3pt;z-index:251822080" strokecolor="white [3212]">
            <v:textbox inset="0,0,0,0">
              <w:txbxContent>
                <w:p w:rsidR="00F32FC5" w:rsidRPr="00FC5B1D" w:rsidRDefault="00F32FC5">
                  <w:pPr>
                    <w:rPr>
                      <w:rFonts w:ascii="Times New Roman" w:hAnsi="Times New Roman"/>
                      <w:sz w:val="14"/>
                      <w:szCs w:val="14"/>
                      <w:rPrChange w:id="620" w:author="user" w:date="2019-03-19T20:12:00Z">
                        <w:rPr/>
                      </w:rPrChange>
                    </w:rPr>
                  </w:pPr>
                  <w:ins w:id="621" w:author="user" w:date="2019-03-19T20:12:00Z">
                    <w:r>
                      <w:rPr>
                        <w:rFonts w:ascii="Times New Roman" w:hAnsi="Times New Roman" w:hint="eastAsia"/>
                        <w:sz w:val="14"/>
                        <w:szCs w:val="14"/>
                      </w:rPr>
                      <w:t>Display screen ()</w:t>
                    </w:r>
                  </w:ins>
                </w:p>
              </w:txbxContent>
            </v:textbox>
          </v:shape>
        </w:pict>
      </w:r>
      <w:r>
        <w:rPr>
          <w:noProof/>
        </w:rPr>
        <w:pict>
          <v:shape id="_x0000_s1187" type="#_x0000_t202" style="position:absolute;left:0;text-align:left;margin-left:301.95pt;margin-top:173.9pt;width:75.95pt;height:15.2pt;z-index:251821056" strokecolor="white [3212]">
            <v:textbox inset="0,0,0,0">
              <w:txbxContent>
                <w:p w:rsidR="00F32FC5" w:rsidRPr="001B6B48" w:rsidRDefault="00F32FC5">
                  <w:pPr>
                    <w:rPr>
                      <w:rFonts w:ascii="Times New Roman" w:hAnsi="Times New Roman"/>
                      <w:sz w:val="14"/>
                      <w:szCs w:val="14"/>
                      <w:rPrChange w:id="622" w:author="user" w:date="2019-03-19T20:11:00Z">
                        <w:rPr/>
                      </w:rPrChange>
                    </w:rPr>
                  </w:pPr>
                  <w:ins w:id="623" w:author="user" w:date="2019-03-19T20:11:00Z">
                    <w:r>
                      <w:rPr>
                        <w:rFonts w:ascii="Times New Roman" w:hAnsi="Times New Roman" w:hint="eastAsia"/>
                        <w:sz w:val="14"/>
                        <w:szCs w:val="14"/>
                      </w:rPr>
                      <w:t>Generate screen image ( )</w:t>
                    </w:r>
                  </w:ins>
                </w:p>
              </w:txbxContent>
            </v:textbox>
          </v:shape>
        </w:pict>
      </w:r>
      <w:r>
        <w:rPr>
          <w:noProof/>
        </w:rPr>
        <w:pict>
          <v:shape id="_x0000_s1186" type="#_x0000_t202" style="position:absolute;left:0;text-align:left;margin-left:240.75pt;margin-top:148.8pt;width:47.9pt;height:17.15pt;z-index:251820032" strokecolor="white [3212]">
            <v:textbox inset="0,0,0,0">
              <w:txbxContent>
                <w:p w:rsidR="00F32FC5" w:rsidRPr="00FD0887" w:rsidRDefault="00F32FC5">
                  <w:pPr>
                    <w:rPr>
                      <w:rFonts w:ascii="Times New Roman" w:hAnsi="Times New Roman"/>
                      <w:sz w:val="14"/>
                      <w:szCs w:val="14"/>
                      <w:rPrChange w:id="624" w:author="user" w:date="2019-03-19T20:10:00Z">
                        <w:rPr/>
                      </w:rPrChange>
                    </w:rPr>
                  </w:pPr>
                  <w:ins w:id="625" w:author="user" w:date="2019-03-19T20:10:00Z">
                    <w:r>
                      <w:rPr>
                        <w:rFonts w:ascii="Times New Roman" w:hAnsi="Times New Roman" w:hint="eastAsia"/>
                        <w:sz w:val="14"/>
                        <w:szCs w:val="14"/>
                      </w:rPr>
                      <w:t>Acquire data ( )</w:t>
                    </w:r>
                  </w:ins>
                </w:p>
              </w:txbxContent>
            </v:textbox>
          </v:shape>
        </w:pict>
      </w:r>
      <w:r>
        <w:rPr>
          <w:noProof/>
        </w:rPr>
        <w:pict>
          <v:shape id="_x0000_s1185" type="#_x0000_t202" style="position:absolute;left:0;text-align:left;margin-left:198.1pt;margin-top:126.45pt;width:60.3pt;height:14.95pt;z-index:251819008" strokecolor="white [3212]">
            <v:textbox inset="0,0,0,0">
              <w:txbxContent>
                <w:p w:rsidR="00F32FC5" w:rsidRDefault="00F32FC5">
                  <w:ins w:id="626" w:author="user" w:date="2019-03-19T20:09:00Z">
                    <w:r>
                      <w:rPr>
                        <w:rFonts w:ascii="Times New Roman" w:hAnsi="Times New Roman" w:hint="eastAsia"/>
                        <w:sz w:val="14"/>
                        <w:szCs w:val="14"/>
                      </w:rPr>
                      <w:t>Display screen ( )</w:t>
                    </w:r>
                  </w:ins>
                </w:p>
              </w:txbxContent>
            </v:textbox>
          </v:shape>
        </w:pict>
      </w:r>
      <w:r>
        <w:rPr>
          <w:noProof/>
        </w:rPr>
        <w:pict>
          <v:shape id="_x0000_s1184" type="#_x0000_t202" style="position:absolute;left:0;text-align:left;margin-left:82.4pt;margin-top:114.5pt;width:53.45pt;height:14.95pt;z-index:251817984" strokecolor="white [3212]">
            <v:textbox inset="0,0,0,0">
              <w:txbxContent>
                <w:p w:rsidR="00F32FC5" w:rsidRPr="00194D2A" w:rsidRDefault="00F32FC5">
                  <w:pPr>
                    <w:rPr>
                      <w:rFonts w:ascii="Times New Roman" w:hAnsi="Times New Roman"/>
                      <w:sz w:val="14"/>
                      <w:szCs w:val="14"/>
                      <w:rPrChange w:id="627" w:author="user" w:date="2019-03-19T20:08:00Z">
                        <w:rPr/>
                      </w:rPrChange>
                    </w:rPr>
                  </w:pPr>
                  <w:ins w:id="628" w:author="user" w:date="2019-03-19T20:08:00Z">
                    <w:r>
                      <w:rPr>
                        <w:rFonts w:ascii="Times New Roman" w:hAnsi="Times New Roman" w:hint="eastAsia"/>
                        <w:sz w:val="14"/>
                        <w:szCs w:val="14"/>
                      </w:rPr>
                      <w:t xml:space="preserve">Display screen ( ) </w:t>
                    </w:r>
                  </w:ins>
                </w:p>
              </w:txbxContent>
            </v:textbox>
          </v:shape>
        </w:pict>
      </w:r>
      <w:r>
        <w:rPr>
          <w:noProof/>
        </w:rPr>
        <w:pict>
          <v:shape id="_x0000_s1183" type="#_x0000_t202" style="position:absolute;left:0;text-align:left;margin-left:55.4pt;margin-top:68pt;width:104.6pt;height:15.3pt;z-index:251816960" strokecolor="white [3212]">
            <v:textbox inset="0,0,0,0">
              <w:txbxContent>
                <w:p w:rsidR="00F32FC5" w:rsidRDefault="00F32FC5">
                  <w:pPr>
                    <w:jc w:val="left"/>
                    <w:rPr>
                      <w:rFonts w:ascii="Times New Roman" w:hAnsi="Times New Roman"/>
                      <w:sz w:val="14"/>
                      <w:szCs w:val="14"/>
                      <w:rPrChange w:id="629" w:author="user" w:date="2019-03-19T20:06:00Z">
                        <w:rPr/>
                      </w:rPrChange>
                    </w:rPr>
                    <w:pPrChange w:id="630" w:author="user" w:date="2019-03-19T20:07:00Z">
                      <w:pPr/>
                    </w:pPrChange>
                  </w:pPr>
                  <w:ins w:id="631" w:author="user" w:date="2019-03-19T20:06:00Z">
                    <w:r w:rsidRPr="00210A6E">
                      <w:rPr>
                        <w:rFonts w:ascii="Times New Roman" w:hAnsi="Times New Roman"/>
                        <w:sz w:val="14"/>
                        <w:szCs w:val="14"/>
                        <w:rPrChange w:id="632" w:author="user" w:date="2019-03-19T20:06:00Z">
                          <w:rPr/>
                        </w:rPrChange>
                      </w:rPr>
                      <w:t>Screen movement</w:t>
                    </w:r>
                  </w:ins>
                  <w:ins w:id="633" w:author="user" w:date="2019-03-19T20:07:00Z">
                    <w:r>
                      <w:rPr>
                        <w:rFonts w:ascii="Times New Roman" w:hAnsi="Times New Roman" w:hint="eastAsia"/>
                        <w:sz w:val="14"/>
                        <w:szCs w:val="14"/>
                      </w:rPr>
                      <w:t xml:space="preserve"> (Preview screen)</w:t>
                    </w:r>
                  </w:ins>
                </w:p>
              </w:txbxContent>
            </v:textbox>
          </v:shape>
        </w:pict>
      </w:r>
      <w:r>
        <w:rPr>
          <w:noProof/>
        </w:rPr>
        <w:pict>
          <v:shape id="_x0000_s1182" type="#_x0000_t202" style="position:absolute;left:0;text-align:left;margin-left:5.85pt;margin-top:11.3pt;width:87.95pt;height:14.35pt;z-index:251815936">
            <v:textbox style="mso-next-textbox:#_x0000_s1182" inset="0,0,0,0">
              <w:txbxContent>
                <w:p w:rsidR="00F32FC5" w:rsidRPr="006C063B" w:rsidRDefault="00F32FC5">
                  <w:pPr>
                    <w:rPr>
                      <w:rFonts w:ascii="Times New Roman" w:hAnsi="Times New Roman"/>
                      <w:sz w:val="16"/>
                      <w:szCs w:val="16"/>
                      <w:rPrChange w:id="634" w:author="user" w:date="2019-03-19T20:05:00Z">
                        <w:rPr/>
                      </w:rPrChange>
                    </w:rPr>
                  </w:pPr>
                  <w:ins w:id="635" w:author="user" w:date="2019-03-19T20:14:00Z">
                    <w:r w:rsidRPr="006C063B">
                      <w:rPr>
                        <w:rFonts w:ascii="Times New Roman" w:hAnsi="Times New Roman"/>
                        <w:sz w:val="16"/>
                        <w:szCs w:val="16"/>
                      </w:rPr>
                      <w:t xml:space="preserve">sd </w:t>
                    </w:r>
                  </w:ins>
                  <w:ins w:id="636" w:author="user" w:date="2019-03-19T20:01:00Z">
                    <w:r w:rsidRPr="00210A6E">
                      <w:rPr>
                        <w:rFonts w:ascii="Times New Roman" w:hAnsi="Times New Roman"/>
                        <w:sz w:val="16"/>
                        <w:szCs w:val="16"/>
                        <w:rPrChange w:id="637" w:author="user" w:date="2019-03-19T20:05:00Z">
                          <w:rPr/>
                        </w:rPrChange>
                      </w:rPr>
                      <w:t xml:space="preserve">Display </w:t>
                    </w:r>
                  </w:ins>
                  <w:ins w:id="638" w:author="user" w:date="2019-03-19T20:05:00Z">
                    <w:r>
                      <w:rPr>
                        <w:rFonts w:ascii="Times New Roman" w:hAnsi="Times New Roman" w:hint="eastAsia"/>
                        <w:sz w:val="16"/>
                        <w:szCs w:val="16"/>
                      </w:rPr>
                      <w:t xml:space="preserve">scanned </w:t>
                    </w:r>
                  </w:ins>
                  <w:ins w:id="639" w:author="user" w:date="2019-03-19T20:04:00Z">
                    <w:r w:rsidRPr="00210A6E">
                      <w:rPr>
                        <w:rFonts w:ascii="Times New Roman" w:hAnsi="Times New Roman"/>
                        <w:sz w:val="16"/>
                        <w:szCs w:val="16"/>
                        <w:rPrChange w:id="640" w:author="user" w:date="2019-03-19T20:05:00Z">
                          <w:rPr/>
                        </w:rPrChange>
                      </w:rPr>
                      <w:t>image</w:t>
                    </w:r>
                  </w:ins>
                </w:p>
              </w:txbxContent>
            </v:textbox>
          </v:shape>
        </w:pict>
      </w:r>
      <w:r w:rsidR="0036051C">
        <w:rPr>
          <w:noProof/>
        </w:rPr>
        <w:drawing>
          <wp:inline distT="0" distB="0" distL="0" distR="0">
            <wp:extent cx="6122670" cy="4230370"/>
            <wp:effectExtent l="0" t="0" r="0" b="0"/>
            <wp:docPr id="17"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4230370"/>
                    </a:xfrm>
                    <a:prstGeom prst="rect">
                      <a:avLst/>
                    </a:prstGeom>
                    <a:noFill/>
                    <a:ln>
                      <a:noFill/>
                    </a:ln>
                  </pic:spPr>
                </pic:pic>
              </a:graphicData>
            </a:graphic>
          </wp:inline>
        </w:drawing>
      </w:r>
    </w:p>
    <w:p w:rsidR="00A31C3E" w:rsidRDefault="00CB1633">
      <w:pPr>
        <w:pStyle w:val="Caption"/>
      </w:pPr>
      <w:r>
        <w:t xml:space="preserve">Figure </w:t>
      </w:r>
      <w:fldSimple w:instr=" STYLEREF 1 \s ">
        <w:r>
          <w:rPr>
            <w:noProof/>
          </w:rPr>
          <w:t>9</w:t>
        </w:r>
      </w:fldSimple>
      <w:r>
        <w:noBreakHyphen/>
      </w:r>
      <w:fldSimple w:instr=" SEQ Figure \* ARABIC \s 1 ">
        <w:r>
          <w:rPr>
            <w:noProof/>
          </w:rPr>
          <w:t>15</w:t>
        </w:r>
      </w:fldSimple>
      <w:r>
        <w:rPr>
          <w:rFonts w:hint="eastAsia"/>
        </w:rPr>
        <w:t xml:space="preserve"> Display of photographic image</w:t>
      </w:r>
    </w:p>
    <w:p w:rsidR="00A31C3E" w:rsidRDefault="00A31C3E" w:rsidP="00A31C3E">
      <w:pPr>
        <w:pStyle w:val="Caption"/>
        <w:jc w:val="left"/>
      </w:pPr>
      <w:r>
        <w:br w:type="page"/>
      </w:r>
    </w:p>
    <w:p w:rsidR="00CB1633" w:rsidRDefault="00CB1633" w:rsidP="00AB43FB">
      <w:pPr>
        <w:pStyle w:val="Caption"/>
        <w:jc w:val="left"/>
      </w:pPr>
    </w:p>
    <w:p w:rsidR="00CB1633" w:rsidRDefault="00CB1633">
      <w:pPr>
        <w:pStyle w:val="Heading4"/>
      </w:pPr>
      <w:r>
        <w:rPr>
          <w:rFonts w:hint="eastAsia"/>
        </w:rPr>
        <w:t>Saving of photograpic image</w:t>
      </w:r>
    </w:p>
    <w:p w:rsidR="00CB1633" w:rsidRDefault="00210A6E">
      <w:pPr>
        <w:keepNext/>
      </w:pPr>
      <w:r>
        <w:rPr>
          <w:noProof/>
        </w:rPr>
        <w:pict>
          <v:shape id="_x0000_s1197" type="#_x0000_t202" style="position:absolute;left:0;text-align:left;margin-left:387.05pt;margin-top:195.65pt;width:52.75pt;height:14.05pt;z-index:251831296" strokecolor="white [3212]">
            <v:textbox inset="0,0,0,0">
              <w:txbxContent>
                <w:p w:rsidR="00F32FC5" w:rsidRPr="00440094" w:rsidRDefault="00F32FC5" w:rsidP="00BF6075">
                  <w:pPr>
                    <w:rPr>
                      <w:ins w:id="641" w:author="user" w:date="2019-03-19T20:26:00Z"/>
                      <w:rFonts w:ascii="Times New Roman" w:hAnsi="Times New Roman"/>
                      <w:sz w:val="14"/>
                      <w:szCs w:val="14"/>
                    </w:rPr>
                  </w:pPr>
                  <w:ins w:id="642" w:author="user" w:date="2019-03-19T20:26:00Z">
                    <w:r>
                      <w:rPr>
                        <w:rFonts w:ascii="Times New Roman" w:hAnsi="Times New Roman" w:hint="eastAsia"/>
                        <w:sz w:val="14"/>
                        <w:szCs w:val="14"/>
                      </w:rPr>
                      <w:t>Save data ( )</w:t>
                    </w:r>
                  </w:ins>
                </w:p>
                <w:p w:rsidR="00F32FC5" w:rsidRDefault="00F32FC5"/>
              </w:txbxContent>
            </v:textbox>
          </v:shape>
        </w:pict>
      </w:r>
      <w:r>
        <w:rPr>
          <w:noProof/>
        </w:rPr>
        <w:pict>
          <v:shape id="_x0000_s1196" type="#_x0000_t202" style="position:absolute;left:0;text-align:left;margin-left:265.15pt;margin-top:188.5pt;width:47pt;height:14.3pt;z-index:251830272" strokecolor="white [3212]">
            <v:textbox style="mso-next-textbox:#_x0000_s1196" inset="0,0,0,0">
              <w:txbxContent>
                <w:p w:rsidR="00F32FC5" w:rsidRPr="00690EB8" w:rsidRDefault="00F32FC5">
                  <w:pPr>
                    <w:rPr>
                      <w:rFonts w:ascii="Times New Roman" w:hAnsi="Times New Roman"/>
                      <w:sz w:val="14"/>
                      <w:szCs w:val="14"/>
                      <w:rPrChange w:id="643" w:author="user" w:date="2019-03-19T20:25:00Z">
                        <w:rPr/>
                      </w:rPrChange>
                    </w:rPr>
                  </w:pPr>
                  <w:ins w:id="644" w:author="user" w:date="2019-03-19T20:25:00Z">
                    <w:r>
                      <w:rPr>
                        <w:rFonts w:ascii="Times New Roman" w:hAnsi="Times New Roman" w:hint="eastAsia"/>
                        <w:sz w:val="14"/>
                        <w:szCs w:val="14"/>
                      </w:rPr>
                      <w:t>Write data ( )</w:t>
                    </w:r>
                  </w:ins>
                </w:p>
              </w:txbxContent>
            </v:textbox>
          </v:shape>
        </w:pict>
      </w:r>
      <w:r>
        <w:rPr>
          <w:noProof/>
        </w:rPr>
        <w:pict>
          <v:shape id="_x0000_s1195" type="#_x0000_t202" style="position:absolute;left:0;text-align:left;margin-left:335.25pt;margin-top:131.95pt;width:48.25pt;height:14.35pt;z-index:251829248" strokecolor="white [3212]">
            <v:textbox style="mso-next-textbox:#_x0000_s1195" inset="0,0,0,0">
              <w:txbxContent>
                <w:p w:rsidR="00F32FC5" w:rsidRPr="00440094" w:rsidRDefault="00F32FC5" w:rsidP="00EB1344">
                  <w:pPr>
                    <w:rPr>
                      <w:ins w:id="645" w:author="user" w:date="2019-03-19T20:24:00Z"/>
                      <w:rFonts w:ascii="Times New Roman" w:hAnsi="Times New Roman"/>
                      <w:sz w:val="14"/>
                      <w:szCs w:val="14"/>
                    </w:rPr>
                  </w:pPr>
                  <w:ins w:id="646" w:author="user" w:date="2019-03-19T20:24:00Z">
                    <w:r>
                      <w:rPr>
                        <w:rFonts w:ascii="Times New Roman" w:hAnsi="Times New Roman" w:hint="eastAsia"/>
                        <w:sz w:val="14"/>
                        <w:szCs w:val="14"/>
                      </w:rPr>
                      <w:t>Send data ( )</w:t>
                    </w:r>
                  </w:ins>
                </w:p>
                <w:p w:rsidR="00F32FC5" w:rsidRDefault="00F32FC5"/>
              </w:txbxContent>
            </v:textbox>
          </v:shape>
        </w:pict>
      </w:r>
      <w:r>
        <w:rPr>
          <w:noProof/>
        </w:rPr>
        <w:pict>
          <v:shape id="_x0000_s1194" type="#_x0000_t202" style="position:absolute;left:0;text-align:left;margin-left:247.55pt;margin-top:118.95pt;width:44pt;height:13pt;z-index:251828224" strokecolor="white [3212]">
            <v:textbox inset="0,0,0,0">
              <w:txbxContent>
                <w:p w:rsidR="00F32FC5" w:rsidRPr="00440094" w:rsidRDefault="00F32FC5">
                  <w:pPr>
                    <w:rPr>
                      <w:rFonts w:ascii="Times New Roman" w:hAnsi="Times New Roman"/>
                      <w:sz w:val="14"/>
                      <w:szCs w:val="14"/>
                      <w:rPrChange w:id="647" w:author="user" w:date="2019-03-19T20:23:00Z">
                        <w:rPr/>
                      </w:rPrChange>
                    </w:rPr>
                  </w:pPr>
                  <w:ins w:id="648" w:author="user" w:date="2019-03-19T20:23:00Z">
                    <w:r>
                      <w:rPr>
                        <w:rFonts w:ascii="Times New Roman" w:hAnsi="Times New Roman" w:hint="eastAsia"/>
                        <w:sz w:val="14"/>
                        <w:szCs w:val="14"/>
                      </w:rPr>
                      <w:t>Send data ( )</w:t>
                    </w:r>
                  </w:ins>
                </w:p>
              </w:txbxContent>
            </v:textbox>
          </v:shape>
        </w:pict>
      </w:r>
      <w:r>
        <w:rPr>
          <w:noProof/>
        </w:rPr>
        <w:pict>
          <v:shape id="_x0000_s1193" type="#_x0000_t202" style="position:absolute;left:0;text-align:left;margin-left:192.15pt;margin-top:68.9pt;width:47.3pt;height:14pt;z-index:251827200" strokecolor="white [3212]">
            <v:textbox inset="0,0,0,0">
              <w:txbxContent>
                <w:p w:rsidR="00F32FC5" w:rsidRPr="00F861AF" w:rsidRDefault="00F32FC5">
                  <w:pPr>
                    <w:rPr>
                      <w:rFonts w:ascii="Times New Roman" w:hAnsi="Times New Roman"/>
                      <w:sz w:val="14"/>
                      <w:szCs w:val="14"/>
                      <w:rPrChange w:id="649" w:author="user" w:date="2019-03-19T20:22:00Z">
                        <w:rPr/>
                      </w:rPrChange>
                    </w:rPr>
                  </w:pPr>
                  <w:ins w:id="650" w:author="user" w:date="2019-03-19T20:22:00Z">
                    <w:r>
                      <w:rPr>
                        <w:rFonts w:ascii="Times New Roman" w:hAnsi="Times New Roman" w:hint="eastAsia"/>
                        <w:sz w:val="14"/>
                        <w:szCs w:val="14"/>
                      </w:rPr>
                      <w:t>Save image ( )</w:t>
                    </w:r>
                  </w:ins>
                </w:p>
              </w:txbxContent>
            </v:textbox>
          </v:shape>
        </w:pict>
      </w:r>
      <w:r>
        <w:rPr>
          <w:noProof/>
        </w:rPr>
        <w:pict>
          <v:shape id="_x0000_s1192" type="#_x0000_t202" style="position:absolute;left:0;text-align:left;margin-left:123.55pt;margin-top:58.6pt;width:66.45pt;height:12.7pt;z-index:251826176" strokecolor="white [3212]">
            <v:textbox inset="0,0,0,0">
              <w:txbxContent>
                <w:p w:rsidR="00F32FC5" w:rsidRPr="00F861AF" w:rsidRDefault="00F32FC5" w:rsidP="00F861AF">
                  <w:pPr>
                    <w:rPr>
                      <w:ins w:id="651" w:author="user" w:date="2019-03-19T20:21:00Z"/>
                      <w:rFonts w:ascii="Times New Roman" w:hAnsi="Times New Roman"/>
                      <w:sz w:val="14"/>
                      <w:szCs w:val="14"/>
                    </w:rPr>
                  </w:pPr>
                  <w:ins w:id="652" w:author="user" w:date="2019-03-19T20:21:00Z">
                    <w:r>
                      <w:rPr>
                        <w:rFonts w:ascii="Times New Roman" w:hAnsi="Times New Roman"/>
                        <w:sz w:val="14"/>
                        <w:szCs w:val="14"/>
                      </w:rPr>
                      <w:t>S</w:t>
                    </w:r>
                    <w:r>
                      <w:rPr>
                        <w:rFonts w:ascii="Times New Roman" w:hAnsi="Times New Roman" w:hint="eastAsia"/>
                        <w:sz w:val="14"/>
                        <w:szCs w:val="14"/>
                      </w:rPr>
                      <w:t>ave scanned image ( )</w:t>
                    </w:r>
                  </w:ins>
                </w:p>
                <w:p w:rsidR="00F32FC5" w:rsidRPr="00F861AF" w:rsidRDefault="00F32FC5">
                  <w:pPr>
                    <w:rPr>
                      <w:rFonts w:ascii="Times New Roman" w:hAnsi="Times New Roman"/>
                      <w:sz w:val="14"/>
                      <w:szCs w:val="14"/>
                      <w:rPrChange w:id="653" w:author="user" w:date="2019-03-19T20:20:00Z">
                        <w:rPr/>
                      </w:rPrChange>
                    </w:rPr>
                  </w:pPr>
                </w:p>
              </w:txbxContent>
            </v:textbox>
          </v:shape>
        </w:pict>
      </w:r>
      <w:r>
        <w:rPr>
          <w:noProof/>
        </w:rPr>
        <w:pict>
          <v:shape id="_x0000_s1191" type="#_x0000_t202" style="position:absolute;left:0;text-align:left;margin-left:55.05pt;margin-top:47.5pt;width:70.7pt;height:13.35pt;z-index:251825152" strokecolor="white [3212]">
            <v:textbox inset="0,0,0,0">
              <w:txbxContent>
                <w:p w:rsidR="00F32FC5" w:rsidRPr="00F861AF" w:rsidRDefault="00F32FC5">
                  <w:pPr>
                    <w:rPr>
                      <w:rFonts w:ascii="Times New Roman" w:hAnsi="Times New Roman"/>
                      <w:sz w:val="14"/>
                      <w:szCs w:val="14"/>
                      <w:rPrChange w:id="654" w:author="user" w:date="2019-03-19T20:19:00Z">
                        <w:rPr/>
                      </w:rPrChange>
                    </w:rPr>
                  </w:pPr>
                  <w:ins w:id="655" w:author="user" w:date="2019-03-19T20:19:00Z">
                    <w:r>
                      <w:rPr>
                        <w:rFonts w:ascii="Times New Roman" w:hAnsi="Times New Roman"/>
                        <w:sz w:val="14"/>
                        <w:szCs w:val="14"/>
                      </w:rPr>
                      <w:t>S</w:t>
                    </w:r>
                    <w:r>
                      <w:rPr>
                        <w:rFonts w:ascii="Times New Roman" w:hAnsi="Times New Roman" w:hint="eastAsia"/>
                        <w:sz w:val="14"/>
                        <w:szCs w:val="14"/>
                      </w:rPr>
                      <w:t>ave scanned image ( )</w:t>
                    </w:r>
                  </w:ins>
                </w:p>
              </w:txbxContent>
            </v:textbox>
          </v:shape>
        </w:pict>
      </w:r>
      <w:r>
        <w:rPr>
          <w:noProof/>
        </w:rPr>
        <w:pict>
          <v:shape id="_x0000_s1190" type="#_x0000_t202" style="position:absolute;left:0;text-align:left;margin-left:5.15pt;margin-top:14.15pt;width:71.05pt;height:11.75pt;z-index:251824128">
            <v:textbox style="mso-next-textbox:#_x0000_s1190" inset="0,0,0,0">
              <w:txbxContent>
                <w:p w:rsidR="00F32FC5" w:rsidRPr="002B5AC9" w:rsidRDefault="00F32FC5">
                  <w:pPr>
                    <w:rPr>
                      <w:rFonts w:ascii="Times New Roman" w:hAnsi="Times New Roman"/>
                      <w:sz w:val="14"/>
                      <w:szCs w:val="14"/>
                      <w:rPrChange w:id="656" w:author="user" w:date="2019-03-19T20:17:00Z">
                        <w:rPr/>
                      </w:rPrChange>
                    </w:rPr>
                  </w:pPr>
                  <w:ins w:id="657" w:author="user" w:date="2019-03-19T20:17:00Z">
                    <w:r>
                      <w:rPr>
                        <w:rFonts w:ascii="Times New Roman" w:hAnsi="Times New Roman"/>
                        <w:sz w:val="14"/>
                        <w:szCs w:val="14"/>
                      </w:rPr>
                      <w:t>S</w:t>
                    </w:r>
                    <w:r>
                      <w:rPr>
                        <w:rFonts w:ascii="Times New Roman" w:hAnsi="Times New Roman" w:hint="eastAsia"/>
                        <w:sz w:val="14"/>
                        <w:szCs w:val="14"/>
                      </w:rPr>
                      <w:t>d Save scanned image</w:t>
                    </w:r>
                  </w:ins>
                </w:p>
              </w:txbxContent>
            </v:textbox>
          </v:shape>
        </w:pict>
      </w:r>
      <w:r w:rsidR="0036051C">
        <w:rPr>
          <w:noProof/>
        </w:rPr>
        <w:drawing>
          <wp:inline distT="0" distB="0" distL="0" distR="0">
            <wp:extent cx="6122670" cy="3673475"/>
            <wp:effectExtent l="0" t="0" r="0" b="3175"/>
            <wp:docPr id="1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3673475"/>
                    </a:xfrm>
                    <a:prstGeom prst="rect">
                      <a:avLst/>
                    </a:prstGeom>
                    <a:noFill/>
                    <a:ln>
                      <a:noFill/>
                    </a:ln>
                  </pic:spPr>
                </pic:pic>
              </a:graphicData>
            </a:graphic>
          </wp:inline>
        </w:drawing>
      </w:r>
    </w:p>
    <w:p w:rsidR="00A31C3E" w:rsidRDefault="00CB1633">
      <w:pPr>
        <w:pStyle w:val="Caption"/>
      </w:pPr>
      <w:r>
        <w:t xml:space="preserve">Figure </w:t>
      </w:r>
      <w:fldSimple w:instr=" STYLEREF 1 \s ">
        <w:r>
          <w:rPr>
            <w:noProof/>
          </w:rPr>
          <w:t>9</w:t>
        </w:r>
      </w:fldSimple>
      <w:r>
        <w:noBreakHyphen/>
      </w:r>
      <w:fldSimple w:instr=" SEQ Figure \* ARABIC \s 1 ">
        <w:r>
          <w:rPr>
            <w:noProof/>
          </w:rPr>
          <w:t>16</w:t>
        </w:r>
      </w:fldSimple>
      <w:r>
        <w:rPr>
          <w:rFonts w:hint="eastAsia"/>
          <w:noProof/>
        </w:rPr>
        <w:t xml:space="preserve"> Saving of </w:t>
      </w:r>
      <w:r>
        <w:rPr>
          <w:rFonts w:hint="eastAsia"/>
        </w:rPr>
        <w:t>photographic image</w:t>
      </w:r>
    </w:p>
    <w:p w:rsidR="00CB1633" w:rsidRDefault="00CB1633" w:rsidP="00AB43FB">
      <w:pPr>
        <w:pStyle w:val="Caption"/>
        <w:jc w:val="left"/>
      </w:pPr>
    </w:p>
    <w:p w:rsidR="00CB1633" w:rsidRDefault="00CB1633">
      <w:pPr>
        <w:pStyle w:val="Heading4"/>
      </w:pPr>
      <w:r>
        <w:rPr>
          <w:rFonts w:hint="eastAsia"/>
        </w:rPr>
        <w:t>SP</w:t>
      </w:r>
    </w:p>
    <w:p w:rsidR="00CB1633" w:rsidRDefault="00CB1633">
      <w:r>
        <w:rPr>
          <w:rFonts w:hint="eastAsia"/>
        </w:rPr>
        <w:t>TBD</w:t>
      </w:r>
    </w:p>
    <w:p w:rsidR="00B07220" w:rsidRDefault="00CB1633">
      <w:pPr>
        <w:pStyle w:val="Heading3"/>
        <w:spacing w:before="180"/>
      </w:pPr>
      <w:r>
        <w:rPr>
          <w:rFonts w:hint="eastAsia"/>
        </w:rPr>
        <w:lastRenderedPageBreak/>
        <w:t>External output</w:t>
      </w:r>
    </w:p>
    <w:p w:rsidR="00CB1633" w:rsidRDefault="00CB1633">
      <w:pPr>
        <w:pStyle w:val="Heading4"/>
      </w:pPr>
      <w:r>
        <w:rPr>
          <w:rFonts w:hint="eastAsia"/>
        </w:rPr>
        <w:t>Print</w:t>
      </w:r>
    </w:p>
    <w:p w:rsidR="00CB1633" w:rsidRDefault="00210A6E">
      <w:pPr>
        <w:keepNext/>
      </w:pPr>
      <w:r>
        <w:rPr>
          <w:noProof/>
        </w:rPr>
        <w:pict>
          <v:shape id="_x0000_s1204" type="#_x0000_t202" style="position:absolute;left:0;text-align:left;margin-left:382.15pt;margin-top:219.4pt;width:33.55pt;height:16.95pt;z-index:251838464" strokecolor="white [3212]">
            <v:textbox inset="0,0,0,0">
              <w:txbxContent>
                <w:p w:rsidR="00F32FC5" w:rsidRPr="00692AE4" w:rsidRDefault="00F32FC5" w:rsidP="00FB4375">
                  <w:pPr>
                    <w:rPr>
                      <w:ins w:id="658" w:author="user" w:date="2019-03-19T20:44:00Z"/>
                      <w:rFonts w:ascii="Times New Roman" w:hAnsi="Times New Roman"/>
                      <w:sz w:val="14"/>
                      <w:szCs w:val="14"/>
                    </w:rPr>
                  </w:pPr>
                  <w:ins w:id="659" w:author="user" w:date="2019-03-19T20:44:00Z">
                    <w:r>
                      <w:rPr>
                        <w:rFonts w:ascii="Times New Roman" w:hAnsi="Times New Roman" w:hint="eastAsia"/>
                        <w:sz w:val="14"/>
                        <w:szCs w:val="14"/>
                      </w:rPr>
                      <w:t>Print ( )</w:t>
                    </w:r>
                  </w:ins>
                </w:p>
                <w:p w:rsidR="00F32FC5" w:rsidRDefault="00F32FC5"/>
              </w:txbxContent>
            </v:textbox>
          </v:shape>
        </w:pict>
      </w:r>
      <w:r>
        <w:rPr>
          <w:noProof/>
        </w:rPr>
        <w:pict>
          <v:shape id="_x0000_s1203" type="#_x0000_t202" style="position:absolute;left:0;text-align:left;margin-left:375.65pt;margin-top:184.85pt;width:49.2pt;height:16.95pt;z-index:251837440" strokecolor="white [3212]">
            <v:textbox inset="0,0,0,0">
              <w:txbxContent>
                <w:p w:rsidR="00F32FC5" w:rsidRPr="00EF7FEC" w:rsidRDefault="00F32FC5">
                  <w:pPr>
                    <w:rPr>
                      <w:rFonts w:ascii="Times New Roman" w:hAnsi="Times New Roman"/>
                      <w:sz w:val="14"/>
                      <w:szCs w:val="14"/>
                      <w:rPrChange w:id="660" w:author="user" w:date="2019-03-19T20:42:00Z">
                        <w:rPr/>
                      </w:rPrChange>
                    </w:rPr>
                  </w:pPr>
                  <w:ins w:id="661" w:author="user" w:date="2019-03-19T20:43:00Z">
                    <w:r>
                      <w:rPr>
                        <w:rFonts w:ascii="Times New Roman" w:hAnsi="Times New Roman" w:hint="eastAsia"/>
                        <w:sz w:val="14"/>
                        <w:szCs w:val="14"/>
                      </w:rPr>
                      <w:t>Print setting ( )</w:t>
                    </w:r>
                  </w:ins>
                </w:p>
              </w:txbxContent>
            </v:textbox>
          </v:shape>
        </w:pict>
      </w:r>
      <w:r>
        <w:rPr>
          <w:noProof/>
        </w:rPr>
        <w:pict>
          <v:shape id="_x0000_s1202" type="#_x0000_t202" style="position:absolute;left:0;text-align:left;margin-left:351.55pt;margin-top:140.9pt;width:70.35pt;height:15.65pt;z-index:251836416" strokecolor="white [3212]">
            <v:textbox inset="0,0,0,0">
              <w:txbxContent>
                <w:p w:rsidR="00F32FC5" w:rsidRPr="00DB198C" w:rsidRDefault="00F32FC5">
                  <w:pPr>
                    <w:rPr>
                      <w:rFonts w:ascii="Times New Roman" w:hAnsi="Times New Roman"/>
                      <w:sz w:val="14"/>
                      <w:szCs w:val="14"/>
                      <w:rPrChange w:id="662" w:author="user" w:date="2019-03-19T20:40:00Z">
                        <w:rPr/>
                      </w:rPrChange>
                    </w:rPr>
                  </w:pPr>
                  <w:ins w:id="663" w:author="user" w:date="2019-03-19T20:41:00Z">
                    <w:r>
                      <w:rPr>
                        <w:rFonts w:ascii="Times New Roman" w:hAnsi="Times New Roman" w:hint="eastAsia"/>
                        <w:sz w:val="14"/>
                        <w:szCs w:val="14"/>
                      </w:rPr>
                      <w:t>Generate print image ( )</w:t>
                    </w:r>
                  </w:ins>
                </w:p>
              </w:txbxContent>
            </v:textbox>
          </v:shape>
        </w:pict>
      </w:r>
      <w:r>
        <w:rPr>
          <w:noProof/>
        </w:rPr>
        <w:pict>
          <v:shape id="_x0000_s1201" type="#_x0000_t202" style="position:absolute;left:0;text-align:left;margin-left:246.25pt;margin-top:121.35pt;width:31.25pt;height:15.65pt;z-index:251835392" strokecolor="white [3212]">
            <v:textbox inset="0,0,0,0">
              <w:txbxContent>
                <w:p w:rsidR="00F32FC5" w:rsidRPr="00692AE4" w:rsidRDefault="00F32FC5" w:rsidP="00B4270B">
                  <w:pPr>
                    <w:rPr>
                      <w:ins w:id="664" w:author="user" w:date="2019-03-19T20:37:00Z"/>
                      <w:rFonts w:ascii="Times New Roman" w:hAnsi="Times New Roman"/>
                      <w:sz w:val="14"/>
                      <w:szCs w:val="14"/>
                    </w:rPr>
                  </w:pPr>
                  <w:ins w:id="665" w:author="user" w:date="2019-03-19T20:37:00Z">
                    <w:r>
                      <w:rPr>
                        <w:rFonts w:ascii="Times New Roman" w:hAnsi="Times New Roman" w:hint="eastAsia"/>
                        <w:sz w:val="14"/>
                        <w:szCs w:val="14"/>
                      </w:rPr>
                      <w:t>Print ( )</w:t>
                    </w:r>
                  </w:ins>
                </w:p>
                <w:p w:rsidR="00F32FC5" w:rsidRDefault="00F32FC5"/>
              </w:txbxContent>
            </v:textbox>
          </v:shape>
        </w:pict>
      </w:r>
      <w:r>
        <w:rPr>
          <w:noProof/>
        </w:rPr>
        <w:pict>
          <v:shape id="_x0000_s1200" type="#_x0000_t202" style="position:absolute;left:0;text-align:left;margin-left:191.55pt;margin-top:89.15pt;width:71.35pt;height:14.95pt;z-index:251834368" strokecolor="white [3212]">
            <v:textbox inset="0,0,0,0">
              <w:txbxContent>
                <w:p w:rsidR="00F32FC5" w:rsidRPr="00563107" w:rsidRDefault="00F32FC5">
                  <w:pPr>
                    <w:rPr>
                      <w:rFonts w:ascii="Times New Roman" w:hAnsi="Times New Roman"/>
                      <w:sz w:val="14"/>
                      <w:szCs w:val="14"/>
                      <w:rPrChange w:id="666" w:author="user" w:date="2019-03-19T20:30:00Z">
                        <w:rPr/>
                      </w:rPrChange>
                    </w:rPr>
                  </w:pPr>
                  <w:ins w:id="667" w:author="user" w:date="2019-03-19T20:30:00Z">
                    <w:r>
                      <w:rPr>
                        <w:rFonts w:ascii="Times New Roman" w:hAnsi="Times New Roman" w:hint="eastAsia"/>
                        <w:sz w:val="14"/>
                        <w:szCs w:val="14"/>
                      </w:rPr>
                      <w:t>Acquire print image ( )</w:t>
                    </w:r>
                  </w:ins>
                </w:p>
              </w:txbxContent>
            </v:textbox>
          </v:shape>
        </w:pict>
      </w:r>
      <w:r>
        <w:rPr>
          <w:noProof/>
        </w:rPr>
        <w:pict>
          <v:shape id="_x0000_s1199" type="#_x0000_t202" style="position:absolute;left:0;text-align:left;margin-left:113.05pt;margin-top:70.25pt;width:26.4pt;height:14.95pt;z-index:251833344" strokecolor="white [3212]">
            <v:textbox style="mso-next-textbox:#_x0000_s1199" inset="0,0,0,0">
              <w:txbxContent>
                <w:p w:rsidR="00F32FC5" w:rsidRPr="00692AE4" w:rsidRDefault="00F32FC5">
                  <w:pPr>
                    <w:rPr>
                      <w:rFonts w:ascii="Times New Roman" w:hAnsi="Times New Roman"/>
                      <w:sz w:val="14"/>
                      <w:szCs w:val="14"/>
                      <w:rPrChange w:id="668" w:author="user" w:date="2019-03-19T20:28:00Z">
                        <w:rPr/>
                      </w:rPrChange>
                    </w:rPr>
                  </w:pPr>
                  <w:ins w:id="669" w:author="user" w:date="2019-03-19T20:29:00Z">
                    <w:r>
                      <w:rPr>
                        <w:rFonts w:ascii="Times New Roman" w:hAnsi="Times New Roman" w:hint="eastAsia"/>
                        <w:sz w:val="14"/>
                        <w:szCs w:val="14"/>
                      </w:rPr>
                      <w:t>Print ( )</w:t>
                    </w:r>
                  </w:ins>
                </w:p>
              </w:txbxContent>
            </v:textbox>
          </v:shape>
        </w:pict>
      </w:r>
      <w:r>
        <w:rPr>
          <w:noProof/>
        </w:rPr>
        <w:pict>
          <v:shape id="_x0000_s1198" type="#_x0000_t202" style="position:absolute;left:0;text-align:left;margin-left:7pt;margin-top:13.8pt;width:40.05pt;height:12.05pt;z-index:251832320">
            <v:textbox inset="0,0,0,0">
              <w:txbxContent>
                <w:p w:rsidR="00F32FC5" w:rsidRPr="005A0635" w:rsidRDefault="00F32FC5">
                  <w:pPr>
                    <w:rPr>
                      <w:rFonts w:ascii="Times New Roman" w:hAnsi="Times New Roman"/>
                      <w:sz w:val="16"/>
                      <w:szCs w:val="16"/>
                      <w:rPrChange w:id="670" w:author="user" w:date="2019-03-19T20:28:00Z">
                        <w:rPr/>
                      </w:rPrChange>
                    </w:rPr>
                  </w:pPr>
                  <w:ins w:id="671" w:author="user" w:date="2019-03-19T20:27:00Z">
                    <w:r w:rsidRPr="00210A6E">
                      <w:rPr>
                        <w:rFonts w:ascii="Times New Roman" w:hAnsi="Times New Roman"/>
                        <w:sz w:val="16"/>
                        <w:szCs w:val="16"/>
                        <w:rPrChange w:id="672" w:author="user" w:date="2019-03-19T20:28:00Z">
                          <w:rPr/>
                        </w:rPrChange>
                      </w:rPr>
                      <w:t>Sd Print</w:t>
                    </w:r>
                  </w:ins>
                </w:p>
              </w:txbxContent>
            </v:textbox>
          </v:shape>
        </w:pict>
      </w:r>
      <w:r w:rsidR="0036051C">
        <w:rPr>
          <w:noProof/>
        </w:rPr>
        <w:drawing>
          <wp:inline distT="0" distB="0" distL="0" distR="0">
            <wp:extent cx="6122670" cy="4182110"/>
            <wp:effectExtent l="0" t="0" r="0" b="8890"/>
            <wp:docPr id="1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4182110"/>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17</w:t>
        </w:r>
      </w:fldSimple>
      <w:r>
        <w:rPr>
          <w:rFonts w:hint="eastAsia"/>
          <w:noProof/>
        </w:rPr>
        <w:t xml:space="preserve"> Print</w:t>
      </w:r>
    </w:p>
    <w:p w:rsidR="00CB1633" w:rsidRDefault="00CB1633"/>
    <w:p w:rsidR="00CB1633" w:rsidRDefault="00CB1633">
      <w:pPr>
        <w:pStyle w:val="Heading4"/>
      </w:pPr>
      <w:r>
        <w:rPr>
          <w:rFonts w:hint="eastAsia"/>
        </w:rPr>
        <w:t>Data transfer</w:t>
      </w:r>
    </w:p>
    <w:p w:rsidR="00CB1633" w:rsidRDefault="00210A6E">
      <w:r>
        <w:rPr>
          <w:noProof/>
        </w:rPr>
        <w:pict>
          <v:shape id="_x0000_s1211" type="#_x0000_t202" style="position:absolute;left:0;text-align:left;margin-left:246.25pt;margin-top:41.05pt;width:156.05pt;height:37.2pt;z-index:251845632" fillcolor="#e5b8b7 [1301]">
            <v:textbox style="mso-next-textbox:#_x0000_s1211" inset="0,0,0,0">
              <w:txbxContent>
                <w:p w:rsidR="00F32FC5" w:rsidRDefault="00F32FC5">
                  <w:pPr>
                    <w:jc w:val="left"/>
                    <w:rPr>
                      <w:rFonts w:ascii="Times New Roman" w:hAnsi="Times New Roman"/>
                      <w:sz w:val="14"/>
                      <w:szCs w:val="14"/>
                      <w:rPrChange w:id="673" w:author="user" w:date="2019-03-19T21:06:00Z">
                        <w:rPr/>
                      </w:rPrChange>
                    </w:rPr>
                    <w:pPrChange w:id="674" w:author="user" w:date="2019-03-19T21:07:00Z">
                      <w:pPr/>
                    </w:pPrChange>
                  </w:pPr>
                  <w:ins w:id="675" w:author="user" w:date="2019-03-19T21:06:00Z">
                    <w:r>
                      <w:rPr>
                        <w:rFonts w:ascii="Times New Roman" w:hAnsi="Times New Roman" w:hint="eastAsia"/>
                        <w:sz w:val="14"/>
                        <w:szCs w:val="14"/>
                      </w:rPr>
                      <w:t>Output I/F= LAN, 232 C, USB format=STD</w:t>
                    </w:r>
                  </w:ins>
                  <w:ins w:id="676" w:author="user" w:date="2019-03-19T21:07:00Z">
                    <w:r>
                      <w:rPr>
                        <w:rFonts w:ascii="Times New Roman" w:hAnsi="Times New Roman" w:hint="eastAsia"/>
                        <w:sz w:val="14"/>
                        <w:szCs w:val="14"/>
                      </w:rPr>
                      <w:t>1 (UART), JOIA (LAN) are required.</w:t>
                    </w:r>
                  </w:ins>
                </w:p>
              </w:txbxContent>
            </v:textbox>
          </v:shape>
        </w:pict>
      </w:r>
      <w:r>
        <w:rPr>
          <w:noProof/>
        </w:rPr>
        <w:pict>
          <v:shape id="_x0000_s1210" type="#_x0000_t202" style="position:absolute;left:0;text-align:left;margin-left:3.25pt;margin-top:5.2pt;width:61.25pt;height:13.65pt;z-index:251844608">
            <v:textbox style="mso-next-textbox:#_x0000_s1210" inset="0,0,0,0">
              <w:txbxContent>
                <w:p w:rsidR="00F32FC5" w:rsidRPr="000A0C39" w:rsidRDefault="00F32FC5">
                  <w:pPr>
                    <w:rPr>
                      <w:rFonts w:ascii="Times New Roman" w:hAnsi="Times New Roman"/>
                      <w:sz w:val="16"/>
                      <w:szCs w:val="16"/>
                      <w:rPrChange w:id="677" w:author="user" w:date="2019-03-19T21:05:00Z">
                        <w:rPr/>
                      </w:rPrChange>
                    </w:rPr>
                  </w:pPr>
                  <w:ins w:id="678" w:author="user" w:date="2019-03-19T21:05:00Z">
                    <w:r>
                      <w:rPr>
                        <w:rFonts w:ascii="Times New Roman" w:hAnsi="Times New Roman" w:hint="eastAsia"/>
                        <w:sz w:val="16"/>
                        <w:szCs w:val="16"/>
                      </w:rPr>
                      <w:t>Sd Data transfer</w:t>
                    </w:r>
                  </w:ins>
                </w:p>
              </w:txbxContent>
            </v:textbox>
          </v:shape>
        </w:pict>
      </w:r>
      <w:r>
        <w:rPr>
          <w:noProof/>
        </w:rPr>
        <w:pict>
          <v:shape id="_x0000_s1209" type="#_x0000_t202" style="position:absolute;left:0;text-align:left;margin-left:269.45pt;margin-top:150.4pt;width:40.4pt;height:14.1pt;z-index:251843584" strokecolor="white [3212]">
            <v:textbox style="mso-next-textbox:#_x0000_s1209" inset="0,0,0,0">
              <w:txbxContent>
                <w:p w:rsidR="00F32FC5" w:rsidRPr="00440094" w:rsidRDefault="00F32FC5" w:rsidP="00B6669C">
                  <w:pPr>
                    <w:rPr>
                      <w:ins w:id="679" w:author="user" w:date="2019-03-19T21:04:00Z"/>
                      <w:rFonts w:ascii="Times New Roman" w:hAnsi="Times New Roman"/>
                      <w:sz w:val="14"/>
                      <w:szCs w:val="14"/>
                    </w:rPr>
                  </w:pPr>
                  <w:ins w:id="680" w:author="user" w:date="2019-03-19T21:04:00Z">
                    <w:r>
                      <w:rPr>
                        <w:rFonts w:ascii="Times New Roman" w:hAnsi="Times New Roman" w:hint="eastAsia"/>
                        <w:sz w:val="14"/>
                        <w:szCs w:val="14"/>
                      </w:rPr>
                      <w:t>Send data ( )</w:t>
                    </w:r>
                  </w:ins>
                </w:p>
                <w:p w:rsidR="00F32FC5" w:rsidRDefault="00F32FC5"/>
              </w:txbxContent>
            </v:textbox>
          </v:shape>
        </w:pict>
      </w:r>
      <w:r>
        <w:rPr>
          <w:noProof/>
        </w:rPr>
        <w:pict>
          <v:shape id="_x0000_s1208" type="#_x0000_t202" style="position:absolute;left:0;text-align:left;margin-left:125.1pt;margin-top:84.35pt;width:37.15pt;height:15pt;z-index:251842560" strokecolor="white [3212]">
            <v:textbox inset="0,0,0,0">
              <w:txbxContent>
                <w:p w:rsidR="00F32FC5" w:rsidRPr="001A7E88" w:rsidRDefault="00F32FC5">
                  <w:pPr>
                    <w:rPr>
                      <w:rFonts w:ascii="Times New Roman" w:hAnsi="Times New Roman"/>
                      <w:sz w:val="14"/>
                      <w:szCs w:val="14"/>
                      <w:rPrChange w:id="681" w:author="user" w:date="2019-03-19T21:03:00Z">
                        <w:rPr/>
                      </w:rPrChange>
                    </w:rPr>
                  </w:pPr>
                  <w:ins w:id="682" w:author="user" w:date="2019-03-19T21:03:00Z">
                    <w:r>
                      <w:rPr>
                        <w:rFonts w:ascii="Times New Roman" w:hAnsi="Times New Roman" w:hint="eastAsia"/>
                        <w:sz w:val="14"/>
                        <w:szCs w:val="14"/>
                      </w:rPr>
                      <w:t>Shaping ( )</w:t>
                    </w:r>
                  </w:ins>
                </w:p>
              </w:txbxContent>
            </v:textbox>
          </v:shape>
        </w:pict>
      </w:r>
      <w:r>
        <w:rPr>
          <w:noProof/>
        </w:rPr>
        <w:pict>
          <v:shape id="_x0000_s1207" type="#_x0000_t202" style="position:absolute;left:0;text-align:left;margin-left:233.9pt;margin-top:132.25pt;width:48.25pt;height:13pt;z-index:251841536" strokecolor="white [3212]">
            <v:textbox style="mso-next-textbox:#_x0000_s1207" inset="0,0,0,0">
              <w:txbxContent>
                <w:p w:rsidR="00F32FC5" w:rsidRPr="00440094" w:rsidRDefault="00F32FC5" w:rsidP="00874532">
                  <w:pPr>
                    <w:rPr>
                      <w:ins w:id="683" w:author="user" w:date="2019-03-19T21:01:00Z"/>
                      <w:rFonts w:ascii="Times New Roman" w:hAnsi="Times New Roman"/>
                      <w:sz w:val="14"/>
                      <w:szCs w:val="14"/>
                    </w:rPr>
                  </w:pPr>
                  <w:ins w:id="684" w:author="user" w:date="2019-03-19T21:01:00Z">
                    <w:r>
                      <w:rPr>
                        <w:rFonts w:ascii="Times New Roman" w:hAnsi="Times New Roman" w:hint="eastAsia"/>
                        <w:sz w:val="14"/>
                        <w:szCs w:val="14"/>
                      </w:rPr>
                      <w:t>Send data ( )</w:t>
                    </w:r>
                  </w:ins>
                </w:p>
                <w:p w:rsidR="00F32FC5" w:rsidRDefault="00F32FC5"/>
              </w:txbxContent>
            </v:textbox>
          </v:shape>
        </w:pict>
      </w:r>
      <w:r>
        <w:rPr>
          <w:noProof/>
        </w:rPr>
        <w:pict>
          <v:shape id="_x0000_s1206" type="#_x0000_t202" style="position:absolute;left:0;text-align:left;margin-left:52.45pt;margin-top:163.95pt;width:36.15pt;height:17.3pt;z-index:251840512" strokecolor="white [3212]">
            <v:textbox inset="0,0,0,0">
              <w:txbxContent>
                <w:p w:rsidR="00F32FC5" w:rsidRPr="00874532" w:rsidRDefault="00F32FC5">
                  <w:pPr>
                    <w:rPr>
                      <w:rFonts w:ascii="Times New Roman" w:hAnsi="Times New Roman"/>
                      <w:sz w:val="14"/>
                      <w:szCs w:val="14"/>
                      <w:rPrChange w:id="685" w:author="user" w:date="2019-03-19T21:00:00Z">
                        <w:rPr/>
                      </w:rPrChange>
                    </w:rPr>
                  </w:pPr>
                  <w:ins w:id="686" w:author="user" w:date="2019-03-19T21:00:00Z">
                    <w:r>
                      <w:rPr>
                        <w:rFonts w:ascii="Times New Roman" w:hAnsi="Times New Roman" w:hint="eastAsia"/>
                        <w:sz w:val="14"/>
                        <w:szCs w:val="14"/>
                      </w:rPr>
                      <w:t>Completion</w:t>
                    </w:r>
                  </w:ins>
                </w:p>
              </w:txbxContent>
            </v:textbox>
          </v:shape>
        </w:pict>
      </w:r>
      <w:r>
        <w:rPr>
          <w:noProof/>
        </w:rPr>
        <w:pict>
          <v:shape id="_x0000_s1205" type="#_x0000_t202" style="position:absolute;left:0;text-align:left;margin-left:199pt;margin-top:109.5pt;width:47.25pt;height:14.65pt;z-index:251839488" strokecolor="white [3212]">
            <v:textbox inset="0,0,0,0">
              <w:txbxContent>
                <w:p w:rsidR="00F32FC5" w:rsidRPr="00440094" w:rsidRDefault="00F32FC5" w:rsidP="00874532">
                  <w:pPr>
                    <w:rPr>
                      <w:ins w:id="687" w:author="user" w:date="2019-03-19T20:59:00Z"/>
                      <w:rFonts w:ascii="Times New Roman" w:hAnsi="Times New Roman"/>
                      <w:sz w:val="14"/>
                      <w:szCs w:val="14"/>
                    </w:rPr>
                  </w:pPr>
                  <w:ins w:id="688" w:author="user" w:date="2019-03-19T20:59:00Z">
                    <w:r>
                      <w:rPr>
                        <w:rFonts w:ascii="Times New Roman" w:hAnsi="Times New Roman" w:hint="eastAsia"/>
                        <w:sz w:val="14"/>
                        <w:szCs w:val="14"/>
                      </w:rPr>
                      <w:t>Send data ( )</w:t>
                    </w:r>
                  </w:ins>
                </w:p>
                <w:p w:rsidR="00F32FC5" w:rsidRDefault="00F32FC5"/>
              </w:txbxContent>
            </v:textbox>
          </v:shape>
        </w:pict>
      </w:r>
      <w:r w:rsidR="0036051C">
        <w:rPr>
          <w:noProof/>
        </w:rPr>
        <w:drawing>
          <wp:inline distT="0" distB="0" distL="0" distR="0">
            <wp:extent cx="6122670" cy="2727325"/>
            <wp:effectExtent l="0" t="0" r="0" b="0"/>
            <wp:docPr id="2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9"/>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2727325"/>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18</w:t>
        </w:r>
      </w:fldSimple>
      <w:r>
        <w:rPr>
          <w:rFonts w:hint="eastAsia"/>
        </w:rPr>
        <w:t>Data transfer</w:t>
      </w:r>
    </w:p>
    <w:p w:rsidR="00CB1633" w:rsidRDefault="00CB1633"/>
    <w:p w:rsidR="00CB1633" w:rsidRDefault="00CB1633"/>
    <w:p w:rsidR="00B07220" w:rsidRDefault="00CB1633">
      <w:pPr>
        <w:pStyle w:val="Heading3"/>
        <w:spacing w:before="180"/>
      </w:pPr>
      <w:r>
        <w:rPr>
          <w:rFonts w:hint="eastAsia"/>
        </w:rPr>
        <w:lastRenderedPageBreak/>
        <w:t>Miscellaneous</w:t>
      </w:r>
    </w:p>
    <w:p w:rsidR="00CB1633" w:rsidRDefault="00CB1633">
      <w:pPr>
        <w:pStyle w:val="Heading4"/>
      </w:pPr>
      <w:r>
        <w:rPr>
          <w:rFonts w:hint="eastAsia"/>
        </w:rPr>
        <w:t>Display of live image</w:t>
      </w:r>
    </w:p>
    <w:p w:rsidR="00CB1633" w:rsidRDefault="00B93153">
      <w:pPr>
        <w:keepNext/>
      </w:pPr>
      <w:r>
        <w:rPr>
          <w:noProof/>
        </w:rPr>
        <w:pict>
          <v:shape id="_x0000_s1224" type="#_x0000_t202" style="position:absolute;left:0;text-align:left;margin-left:61.6pt;margin-top:167.95pt;width:99.6pt;height:40.1pt;z-index:251857920" fillcolor="#e5b8b7 [1301]">
            <v:textbox inset="0,0,0,0">
              <w:txbxContent>
                <w:p w:rsidR="00B93153" w:rsidRPr="00B93153" w:rsidRDefault="00B93153" w:rsidP="00B93153">
                  <w:pPr>
                    <w:jc w:val="left"/>
                    <w:rPr>
                      <w:rFonts w:ascii="Times New Roman" w:hAnsi="Times New Roman"/>
                      <w:sz w:val="12"/>
                      <w:szCs w:val="12"/>
                      <w:rPrChange w:id="689" w:author="user" w:date="2019-03-20T11:41:00Z">
                        <w:rPr/>
                      </w:rPrChange>
                    </w:rPr>
                    <w:pPrChange w:id="690" w:author="user" w:date="2019-03-20T11:42:00Z">
                      <w:pPr/>
                    </w:pPrChange>
                  </w:pPr>
                  <w:ins w:id="691" w:author="user" w:date="2019-03-20T11:42:00Z">
                    <w:r>
                      <w:rPr>
                        <w:rFonts w:ascii="Times New Roman" w:hAnsi="Times New Roman" w:hint="eastAsia"/>
                        <w:sz w:val="12"/>
                        <w:szCs w:val="12"/>
                      </w:rPr>
                      <w:t xml:space="preserve">Implement image acquisition, </w:t>
                    </w:r>
                  </w:ins>
                  <w:ins w:id="692" w:author="user" w:date="2019-03-20T11:43:00Z">
                    <w:r>
                      <w:rPr>
                        <w:rFonts w:ascii="Times New Roman" w:hAnsi="Times New Roman" w:hint="eastAsia"/>
                        <w:sz w:val="12"/>
                        <w:szCs w:val="12"/>
                      </w:rPr>
                      <w:t>image</w:t>
                    </w:r>
                  </w:ins>
                  <w:ins w:id="693" w:author="user" w:date="2019-03-20T11:44:00Z">
                    <w:r w:rsidR="00CD12EE">
                      <w:rPr>
                        <w:rFonts w:ascii="Times New Roman" w:hAnsi="Times New Roman" w:hint="eastAsia"/>
                        <w:sz w:val="12"/>
                        <w:szCs w:val="12"/>
                      </w:rPr>
                      <w:t xml:space="preserve"> </w:t>
                    </w:r>
                    <w:r w:rsidR="00CD12EE">
                      <w:rPr>
                        <w:rFonts w:ascii="Times New Roman" w:hAnsi="Times New Roman"/>
                        <w:sz w:val="12"/>
                        <w:szCs w:val="12"/>
                      </w:rPr>
                      <w:t>reading</w:t>
                    </w:r>
                  </w:ins>
                  <w:ins w:id="694" w:author="user" w:date="2019-03-20T11:43:00Z">
                    <w:r>
                      <w:rPr>
                        <w:rFonts w:ascii="Times New Roman" w:hAnsi="Times New Roman" w:hint="eastAsia"/>
                        <w:sz w:val="12"/>
                        <w:szCs w:val="12"/>
                      </w:rPr>
                      <w:t xml:space="preserve"> as a periodical process.</w:t>
                    </w:r>
                  </w:ins>
                </w:p>
              </w:txbxContent>
            </v:textbox>
          </v:shape>
        </w:pict>
      </w:r>
      <w:r w:rsidR="000F4852">
        <w:rPr>
          <w:noProof/>
        </w:rPr>
        <w:pict>
          <v:shape id="_x0000_s1223" type="#_x0000_t202" style="position:absolute;left:0;text-align:left;margin-left:109.45pt;margin-top:219.45pt;width:73.3pt;height:15pt;z-index:251856896" strokecolor="white [3212]">
            <v:textbox inset="0,0,0,0">
              <w:txbxContent>
                <w:p w:rsidR="000F4852" w:rsidRPr="000F4852" w:rsidRDefault="000F4852">
                  <w:pPr>
                    <w:rPr>
                      <w:rFonts w:ascii="Times New Roman" w:hAnsi="Times New Roman"/>
                      <w:sz w:val="12"/>
                      <w:szCs w:val="12"/>
                      <w:rPrChange w:id="695" w:author="user" w:date="2019-03-20T11:40:00Z">
                        <w:rPr/>
                      </w:rPrChange>
                    </w:rPr>
                  </w:pPr>
                  <w:ins w:id="696" w:author="user" w:date="2019-03-20T11:40:00Z">
                    <w:r>
                      <w:rPr>
                        <w:rFonts w:ascii="Times New Roman" w:hAnsi="Times New Roman" w:hint="eastAsia"/>
                        <w:sz w:val="12"/>
                        <w:szCs w:val="12"/>
                      </w:rPr>
                      <w:t>Stop acquiring live image ( )</w:t>
                    </w:r>
                  </w:ins>
                </w:p>
              </w:txbxContent>
            </v:textbox>
          </v:shape>
        </w:pict>
      </w:r>
      <w:r w:rsidR="00C81EB2">
        <w:rPr>
          <w:noProof/>
        </w:rPr>
        <w:pict>
          <v:shape id="_x0000_s1216" type="#_x0000_t202" style="position:absolute;left:0;text-align:left;margin-left:72.3pt;margin-top:104.65pt;width:103.6pt;height:13.25pt;z-index:251850752" strokecolor="white [3212]">
            <v:textbox style="mso-next-textbox:#_x0000_s1216" inset="0,0,0,0">
              <w:txbxContent>
                <w:p w:rsidR="00F32FC5" w:rsidRDefault="00F32FC5">
                  <w:pPr>
                    <w:jc w:val="left"/>
                    <w:rPr>
                      <w:rFonts w:ascii="Times New Roman" w:hAnsi="Times New Roman"/>
                      <w:sz w:val="12"/>
                      <w:szCs w:val="12"/>
                      <w:rPrChange w:id="697" w:author="user" w:date="2019-03-19T21:15:00Z">
                        <w:rPr/>
                      </w:rPrChange>
                    </w:rPr>
                    <w:pPrChange w:id="698" w:author="user" w:date="2019-03-19T21:16:00Z">
                      <w:pPr/>
                    </w:pPrChange>
                  </w:pPr>
                  <w:ins w:id="699" w:author="user" w:date="2019-03-19T21:15:00Z">
                    <w:r>
                      <w:rPr>
                        <w:rFonts w:ascii="Times New Roman" w:hAnsi="Times New Roman" w:hint="eastAsia"/>
                        <w:sz w:val="12"/>
                        <w:szCs w:val="12"/>
                      </w:rPr>
                      <w:t xml:space="preserve">Live display [During continuous </w:t>
                    </w:r>
                  </w:ins>
                  <w:ins w:id="700" w:author="user" w:date="2019-03-19T21:16:00Z">
                    <w:r w:rsidR="00C81EB2">
                      <w:rPr>
                        <w:rFonts w:ascii="Times New Roman" w:hAnsi="Times New Roman" w:hint="eastAsia"/>
                        <w:sz w:val="12"/>
                        <w:szCs w:val="12"/>
                      </w:rPr>
                      <w:t>imag</w:t>
                    </w:r>
                  </w:ins>
                  <w:ins w:id="701" w:author="user" w:date="2019-03-20T11:36:00Z">
                    <w:r w:rsidR="00C81EB2">
                      <w:rPr>
                        <w:rFonts w:ascii="Times New Roman" w:hAnsi="Times New Roman" w:hint="eastAsia"/>
                        <w:sz w:val="12"/>
                        <w:szCs w:val="12"/>
                      </w:rPr>
                      <w:t>ing</w:t>
                    </w:r>
                  </w:ins>
                  <w:ins w:id="702" w:author="user" w:date="2019-03-19T21:16:00Z">
                    <w:r>
                      <w:rPr>
                        <w:rFonts w:ascii="Times New Roman" w:hAnsi="Times New Roman" w:hint="eastAsia"/>
                        <w:sz w:val="12"/>
                        <w:szCs w:val="12"/>
                      </w:rPr>
                      <w:t>]</w:t>
                    </w:r>
                  </w:ins>
                </w:p>
              </w:txbxContent>
            </v:textbox>
          </v:shape>
        </w:pict>
      </w:r>
      <w:r w:rsidR="00E75B6A">
        <w:rPr>
          <w:noProof/>
        </w:rPr>
        <w:pict>
          <v:shape id="_x0000_s1222" type="#_x0000_t202" style="position:absolute;left:0;text-align:left;margin-left:259pt;margin-top:232.45pt;width:59.9pt;height:15pt;z-index:251855872" strokecolor="white [3212]">
            <v:textbox inset="0,0,0,0">
              <w:txbxContent>
                <w:p w:rsidR="00E75B6A" w:rsidRPr="00E75B6A" w:rsidRDefault="00E75B6A">
                  <w:pPr>
                    <w:rPr>
                      <w:rFonts w:ascii="Times New Roman" w:hAnsi="Times New Roman"/>
                      <w:sz w:val="12"/>
                      <w:szCs w:val="12"/>
                      <w:rPrChange w:id="703" w:author="user" w:date="2019-03-20T11:35:00Z">
                        <w:rPr/>
                      </w:rPrChange>
                    </w:rPr>
                  </w:pPr>
                  <w:ins w:id="704" w:author="user" w:date="2019-03-20T11:35:00Z">
                    <w:r>
                      <w:rPr>
                        <w:rFonts w:ascii="Times New Roman" w:hAnsi="Times New Roman" w:hint="eastAsia"/>
                        <w:sz w:val="12"/>
                        <w:szCs w:val="12"/>
                      </w:rPr>
                      <w:t>Start capturing (OFF)</w:t>
                    </w:r>
                  </w:ins>
                </w:p>
              </w:txbxContent>
            </v:textbox>
          </v:shape>
        </w:pict>
      </w:r>
      <w:r w:rsidR="001E2CD4">
        <w:rPr>
          <w:noProof/>
        </w:rPr>
        <w:pict>
          <v:shape id="_x0000_s1221" type="#_x0000_t202" style="position:absolute;left:0;text-align:left;margin-left:355.45pt;margin-top:171.85pt;width:47.85pt;height:14.65pt;z-index:251854848" strokecolor="white [3212]">
            <v:textbox inset="0,0,0,0">
              <w:txbxContent>
                <w:p w:rsidR="001E2CD4" w:rsidRPr="00F124AF" w:rsidRDefault="001E2CD4" w:rsidP="001E2CD4">
                  <w:pPr>
                    <w:rPr>
                      <w:ins w:id="705" w:author="user" w:date="2019-03-20T11:34:00Z"/>
                      <w:rFonts w:ascii="Times New Roman" w:hAnsi="Times New Roman"/>
                      <w:sz w:val="12"/>
                      <w:szCs w:val="12"/>
                    </w:rPr>
                  </w:pPr>
                  <w:ins w:id="706" w:author="user" w:date="2019-03-20T11:34:00Z">
                    <w:r>
                      <w:rPr>
                        <w:rFonts w:ascii="Times New Roman" w:hAnsi="Times New Roman" w:hint="eastAsia"/>
                        <w:sz w:val="12"/>
                        <w:szCs w:val="12"/>
                      </w:rPr>
                      <w:t>Display</w:t>
                    </w:r>
                    <w:r>
                      <w:rPr>
                        <w:rFonts w:ascii="Times New Roman" w:hAnsi="Times New Roman" w:hint="eastAsia"/>
                        <w:sz w:val="12"/>
                        <w:szCs w:val="12"/>
                      </w:rPr>
                      <w:t xml:space="preserve"> image ( )</w:t>
                    </w:r>
                  </w:ins>
                </w:p>
                <w:p w:rsidR="001E2CD4" w:rsidRDefault="001E2CD4"/>
              </w:txbxContent>
            </v:textbox>
          </v:shape>
        </w:pict>
      </w:r>
      <w:r w:rsidR="003B3811">
        <w:rPr>
          <w:noProof/>
        </w:rPr>
        <w:pict>
          <v:shape id="_x0000_s1220" type="#_x0000_t202" style="position:absolute;left:0;text-align:left;margin-left:300.4pt;margin-top:164.35pt;width:48.55pt;height:12.35pt;z-index:251853824" strokecolor="white [3212]">
            <v:textbox inset="0,0,0,0">
              <w:txbxContent>
                <w:p w:rsidR="003B3811" w:rsidRPr="003B3811" w:rsidRDefault="003B3811">
                  <w:pPr>
                    <w:rPr>
                      <w:rFonts w:ascii="Times New Roman" w:hAnsi="Times New Roman"/>
                      <w:sz w:val="12"/>
                      <w:szCs w:val="12"/>
                      <w:rPrChange w:id="707" w:author="user" w:date="2019-03-20T11:33:00Z">
                        <w:rPr/>
                      </w:rPrChange>
                    </w:rPr>
                  </w:pPr>
                  <w:ins w:id="708" w:author="user" w:date="2019-03-20T11:33:00Z">
                    <w:r>
                      <w:rPr>
                        <w:rFonts w:ascii="Times New Roman" w:hAnsi="Times New Roman" w:hint="eastAsia"/>
                        <w:sz w:val="12"/>
                        <w:szCs w:val="12"/>
                      </w:rPr>
                      <w:t>Image settings ( )</w:t>
                    </w:r>
                  </w:ins>
                </w:p>
              </w:txbxContent>
            </v:textbox>
          </v:shape>
        </w:pict>
      </w:r>
      <w:r w:rsidR="007B3A79">
        <w:rPr>
          <w:noProof/>
        </w:rPr>
        <w:pict>
          <v:shape id="_x0000_s1219" type="#_x0000_t202" style="position:absolute;left:0;text-align:left;margin-left:265.25pt;margin-top:147.7pt;width:50.45pt;height:14.65pt;z-index:251852800" strokecolor="white [3212]">
            <v:textbox inset="0,0,0,0">
              <w:txbxContent>
                <w:p w:rsidR="007B3A79" w:rsidRPr="007B3A79" w:rsidRDefault="007B3A79">
                  <w:pPr>
                    <w:rPr>
                      <w:rFonts w:ascii="Times New Roman" w:hAnsi="Times New Roman"/>
                      <w:sz w:val="12"/>
                      <w:szCs w:val="12"/>
                      <w:rPrChange w:id="709" w:author="user" w:date="2019-03-20T11:31:00Z">
                        <w:rPr/>
                      </w:rPrChange>
                    </w:rPr>
                  </w:pPr>
                  <w:ins w:id="710" w:author="user" w:date="2019-03-20T11:31:00Z">
                    <w:r>
                      <w:rPr>
                        <w:rFonts w:ascii="Times New Roman" w:hAnsi="Times New Roman" w:hint="eastAsia"/>
                        <w:sz w:val="12"/>
                        <w:szCs w:val="12"/>
                      </w:rPr>
                      <w:t>Read image ( )</w:t>
                    </w:r>
                  </w:ins>
                </w:p>
              </w:txbxContent>
            </v:textbox>
          </v:shape>
        </w:pict>
      </w:r>
      <w:r w:rsidR="0087650F">
        <w:rPr>
          <w:noProof/>
        </w:rPr>
        <w:pict>
          <v:shape id="_x0000_s1218" type="#_x0000_t202" style="position:absolute;left:0;text-align:left;margin-left:179.85pt;margin-top:128.45pt;width:49.85pt;height:13.35pt;z-index:251851776" strokecolor="white [3212]">
            <v:textbox style="mso-next-textbox:#_x0000_s1218" inset="0,0,0,0">
              <w:txbxContent>
                <w:p w:rsidR="0087650F" w:rsidRPr="0087650F" w:rsidRDefault="0087650F">
                  <w:pPr>
                    <w:rPr>
                      <w:rFonts w:ascii="Times New Roman" w:hAnsi="Times New Roman"/>
                      <w:sz w:val="12"/>
                      <w:szCs w:val="12"/>
                      <w:rPrChange w:id="711" w:author="user" w:date="2019-03-20T11:29:00Z">
                        <w:rPr/>
                      </w:rPrChange>
                    </w:rPr>
                  </w:pPr>
                  <w:ins w:id="712" w:author="user" w:date="2019-03-20T11:30:00Z">
                    <w:r>
                      <w:rPr>
                        <w:rFonts w:ascii="Times New Roman" w:hAnsi="Times New Roman" w:hint="eastAsia"/>
                        <w:sz w:val="12"/>
                        <w:szCs w:val="12"/>
                      </w:rPr>
                      <w:t>Write image ( )</w:t>
                    </w:r>
                  </w:ins>
                </w:p>
              </w:txbxContent>
            </v:textbox>
          </v:shape>
        </w:pict>
      </w:r>
      <w:r w:rsidR="00210A6E">
        <w:rPr>
          <w:noProof/>
        </w:rPr>
        <w:pict>
          <v:shape id="_x0000_s1215" type="#_x0000_t202" style="position:absolute;left:0;text-align:left;margin-left:270.05pt;margin-top:110.8pt;width:61.25pt;height:16.6pt;z-index:251849728" strokecolor="white [3212]">
            <v:textbox inset="5.85pt,.7pt,5.85pt,.7pt">
              <w:txbxContent>
                <w:p w:rsidR="00F32FC5" w:rsidRPr="00F124AF" w:rsidRDefault="00F32FC5">
                  <w:pPr>
                    <w:rPr>
                      <w:rFonts w:ascii="Times New Roman" w:hAnsi="Times New Roman"/>
                      <w:sz w:val="12"/>
                      <w:szCs w:val="12"/>
                      <w:rPrChange w:id="713" w:author="user" w:date="2019-03-19T21:14:00Z">
                        <w:rPr/>
                      </w:rPrChange>
                    </w:rPr>
                  </w:pPr>
                  <w:ins w:id="714" w:author="user" w:date="2019-03-19T21:14:00Z">
                    <w:r>
                      <w:rPr>
                        <w:rFonts w:ascii="Times New Roman" w:hAnsi="Times New Roman" w:hint="eastAsia"/>
                        <w:sz w:val="12"/>
                        <w:szCs w:val="12"/>
                      </w:rPr>
                      <w:t>Acquire image ( )</w:t>
                    </w:r>
                  </w:ins>
                </w:p>
              </w:txbxContent>
            </v:textbox>
          </v:shape>
        </w:pict>
      </w:r>
      <w:r w:rsidR="00210A6E">
        <w:rPr>
          <w:noProof/>
        </w:rPr>
        <w:pict>
          <v:shape id="_x0000_s1214" type="#_x0000_t202" style="position:absolute;left:0;text-align:left;margin-left:259pt;margin-top:56.75pt;width:61.6pt;height:13.4pt;z-index:251848704" strokecolor="white [3212]">
            <v:textbox inset="0,0,0,0">
              <w:txbxContent>
                <w:p w:rsidR="00F32FC5" w:rsidRPr="001D2ED5" w:rsidRDefault="00F32FC5">
                  <w:pPr>
                    <w:rPr>
                      <w:rFonts w:ascii="Times New Roman" w:hAnsi="Times New Roman"/>
                      <w:sz w:val="12"/>
                      <w:szCs w:val="12"/>
                      <w:rPrChange w:id="715" w:author="user" w:date="2019-03-19T21:13:00Z">
                        <w:rPr/>
                      </w:rPrChange>
                    </w:rPr>
                  </w:pPr>
                  <w:ins w:id="716" w:author="user" w:date="2019-03-19T21:13:00Z">
                    <w:r>
                      <w:rPr>
                        <w:rFonts w:ascii="Times New Roman" w:hAnsi="Times New Roman" w:hint="eastAsia"/>
                        <w:sz w:val="12"/>
                        <w:szCs w:val="12"/>
                      </w:rPr>
                      <w:t>Start capturing (ON)</w:t>
                    </w:r>
                  </w:ins>
                </w:p>
              </w:txbxContent>
            </v:textbox>
          </v:shape>
        </w:pict>
      </w:r>
      <w:r w:rsidR="00210A6E">
        <w:rPr>
          <w:noProof/>
        </w:rPr>
        <w:pict>
          <v:shape id="_x0000_s1213" type="#_x0000_t202" style="position:absolute;left:0;text-align:left;margin-left:109.45pt;margin-top:46.4pt;width:72.6pt;height:14pt;z-index:251847680" strokecolor="white [3212]">
            <v:textbox inset="0,0,0,0">
              <w:txbxContent>
                <w:p w:rsidR="00F32FC5" w:rsidRDefault="00F32FC5">
                  <w:pPr>
                    <w:jc w:val="left"/>
                    <w:rPr>
                      <w:rFonts w:ascii="Times New Roman" w:hAnsi="Times New Roman"/>
                      <w:sz w:val="12"/>
                      <w:szCs w:val="12"/>
                      <w:rPrChange w:id="717" w:author="user" w:date="2019-03-19T21:11:00Z">
                        <w:rPr/>
                      </w:rPrChange>
                    </w:rPr>
                    <w:pPrChange w:id="718" w:author="user" w:date="2019-03-19T21:11:00Z">
                      <w:pPr/>
                    </w:pPrChange>
                  </w:pPr>
                  <w:ins w:id="719" w:author="user" w:date="2019-03-19T21:11:00Z">
                    <w:r>
                      <w:rPr>
                        <w:rFonts w:ascii="Times New Roman" w:hAnsi="Times New Roman" w:hint="eastAsia"/>
                        <w:sz w:val="12"/>
                        <w:szCs w:val="12"/>
                      </w:rPr>
                      <w:t>Start acquiring live image ( )</w:t>
                    </w:r>
                  </w:ins>
                </w:p>
              </w:txbxContent>
            </v:textbox>
          </v:shape>
        </w:pict>
      </w:r>
      <w:r w:rsidR="00210A6E">
        <w:rPr>
          <w:noProof/>
        </w:rPr>
        <w:pict>
          <v:shape id="_x0000_s1212" type="#_x0000_t202" style="position:absolute;left:0;text-align:left;margin-left:5.2pt;margin-top:12.85pt;width:85.7pt;height:12.7pt;z-index:251846656" strokecolor="white [3212]">
            <v:textbox inset="0,0,0,0">
              <w:txbxContent>
                <w:p w:rsidR="00F32FC5" w:rsidRPr="006B64C9" w:rsidRDefault="00F32FC5">
                  <w:pPr>
                    <w:rPr>
                      <w:rFonts w:ascii="Times New Roman" w:hAnsi="Times New Roman"/>
                      <w:sz w:val="16"/>
                      <w:szCs w:val="16"/>
                      <w:rPrChange w:id="720" w:author="user" w:date="2019-03-19T21:09:00Z">
                        <w:rPr/>
                      </w:rPrChange>
                    </w:rPr>
                  </w:pPr>
                  <w:ins w:id="721" w:author="user" w:date="2019-03-19T21:09:00Z">
                    <w:r>
                      <w:rPr>
                        <w:rFonts w:ascii="Times New Roman" w:hAnsi="Times New Roman"/>
                        <w:sz w:val="16"/>
                        <w:szCs w:val="16"/>
                      </w:rPr>
                      <w:t>S</w:t>
                    </w:r>
                    <w:r>
                      <w:rPr>
                        <w:rFonts w:ascii="Times New Roman" w:hAnsi="Times New Roman" w:hint="eastAsia"/>
                        <w:sz w:val="16"/>
                        <w:szCs w:val="16"/>
                      </w:rPr>
                      <w:t>d Display live image</w:t>
                    </w:r>
                  </w:ins>
                </w:p>
              </w:txbxContent>
            </v:textbox>
          </v:shape>
        </w:pict>
      </w:r>
      <w:r w:rsidR="0036051C">
        <w:rPr>
          <w:noProof/>
        </w:rPr>
        <w:drawing>
          <wp:inline distT="0" distB="0" distL="0" distR="0">
            <wp:extent cx="6114415" cy="3943985"/>
            <wp:effectExtent l="0" t="0" r="635" b="0"/>
            <wp:docPr id="21"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2"/>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4415" cy="3943985"/>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19</w:t>
        </w:r>
      </w:fldSimple>
      <w:r>
        <w:rPr>
          <w:rFonts w:hint="eastAsia"/>
          <w:noProof/>
        </w:rPr>
        <w:t xml:space="preserve"> Display of live </w:t>
      </w:r>
      <w:r>
        <w:rPr>
          <w:rFonts w:hint="eastAsia"/>
        </w:rPr>
        <w:t>image</w:t>
      </w:r>
    </w:p>
    <w:p w:rsidR="00CB1633" w:rsidRDefault="00CB1633">
      <w:pPr>
        <w:pStyle w:val="Heading4"/>
      </w:pPr>
      <w:r>
        <w:rPr>
          <w:rFonts w:hint="eastAsia"/>
        </w:rPr>
        <w:lastRenderedPageBreak/>
        <w:t>Touch input</w:t>
      </w:r>
    </w:p>
    <w:p w:rsidR="00CB1633" w:rsidRDefault="00556711">
      <w:pPr>
        <w:keepNext/>
      </w:pPr>
      <w:r>
        <w:rPr>
          <w:rFonts w:hint="eastAsia"/>
          <w:noProof/>
        </w:rPr>
        <w:pict>
          <v:shape id="_x0000_s1235" type="#_x0000_t202" style="position:absolute;left:0;text-align:left;margin-left:192.85pt;margin-top:164.95pt;width:91.55pt;height:14.7pt;z-index:251868160" strokecolor="white [3212]">
            <v:textbox inset="0,0,0,0">
              <w:txbxContent>
                <w:p w:rsidR="00556711" w:rsidRPr="00556711" w:rsidRDefault="00556711">
                  <w:pPr>
                    <w:rPr>
                      <w:rFonts w:ascii="Times New Roman" w:hAnsi="Times New Roman"/>
                      <w:sz w:val="12"/>
                      <w:szCs w:val="12"/>
                      <w:rPrChange w:id="722" w:author="user" w:date="2019-03-20T12:01:00Z">
                        <w:rPr/>
                      </w:rPrChange>
                    </w:rPr>
                  </w:pPr>
                  <w:ins w:id="723" w:author="user" w:date="2019-03-20T12:00:00Z">
                    <w:r w:rsidRPr="00556711">
                      <w:rPr>
                        <w:rFonts w:ascii="Times New Roman" w:hAnsi="Times New Roman"/>
                        <w:sz w:val="12"/>
                        <w:szCs w:val="12"/>
                        <w:rPrChange w:id="724" w:author="user" w:date="2019-03-20T12:01:00Z">
                          <w:rPr/>
                        </w:rPrChange>
                      </w:rPr>
                      <w:t>Understand coordinate, touch status</w:t>
                    </w:r>
                  </w:ins>
                </w:p>
              </w:txbxContent>
            </v:textbox>
          </v:shape>
        </w:pict>
      </w:r>
      <w:r w:rsidR="007760CC">
        <w:rPr>
          <w:rFonts w:hint="eastAsia"/>
          <w:noProof/>
        </w:rPr>
        <w:pict>
          <v:shape id="_x0000_s1234" type="#_x0000_t202" style="position:absolute;left:0;text-align:left;margin-left:138.8pt;margin-top:256.35pt;width:63.15pt;height:18.25pt;z-index:251867136" strokecolor="white [3212]">
            <v:textbox inset="5.85pt,.7pt,5.85pt,.7pt">
              <w:txbxContent>
                <w:p w:rsidR="007760CC" w:rsidRPr="007760CC" w:rsidRDefault="007760CC">
                  <w:pPr>
                    <w:rPr>
                      <w:rFonts w:ascii="Times New Roman" w:hAnsi="Times New Roman"/>
                      <w:sz w:val="12"/>
                      <w:szCs w:val="12"/>
                      <w:rPrChange w:id="725" w:author="user" w:date="2019-03-20T11:55:00Z">
                        <w:rPr/>
                      </w:rPrChange>
                    </w:rPr>
                  </w:pPr>
                  <w:ins w:id="726" w:author="user" w:date="2019-03-20T11:55:00Z">
                    <w:r>
                      <w:rPr>
                        <w:rFonts w:ascii="Times New Roman" w:hAnsi="Times New Roman" w:hint="eastAsia"/>
                        <w:sz w:val="12"/>
                        <w:szCs w:val="12"/>
                      </w:rPr>
                      <w:t>Start capturing ( )</w:t>
                    </w:r>
                  </w:ins>
                </w:p>
              </w:txbxContent>
            </v:textbox>
          </v:shape>
        </w:pict>
      </w:r>
      <w:r w:rsidR="00F514C3">
        <w:rPr>
          <w:rFonts w:hint="eastAsia"/>
          <w:noProof/>
        </w:rPr>
        <w:pict>
          <v:shape id="_x0000_s1233" type="#_x0000_t202" style="position:absolute;left:0;text-align:left;margin-left:142.7pt;margin-top:222.4pt;width:48.2pt;height:18.25pt;z-index:251866112" strokecolor="white [3212]">
            <v:textbox inset="0,0,0,0">
              <w:txbxContent>
                <w:p w:rsidR="00F514C3" w:rsidRPr="00F514C3" w:rsidRDefault="00F514C3">
                  <w:pPr>
                    <w:rPr>
                      <w:rFonts w:ascii="Times New Roman" w:hAnsi="Times New Roman"/>
                      <w:sz w:val="12"/>
                      <w:szCs w:val="12"/>
                      <w:rPrChange w:id="727" w:author="user" w:date="2019-03-20T11:54:00Z">
                        <w:rPr/>
                      </w:rPrChange>
                    </w:rPr>
                  </w:pPr>
                  <w:ins w:id="728" w:author="user" w:date="2019-03-20T11:55:00Z">
                    <w:r>
                      <w:rPr>
                        <w:rFonts w:ascii="Times New Roman" w:hAnsi="Times New Roman" w:hint="eastAsia"/>
                        <w:sz w:val="12"/>
                        <w:szCs w:val="12"/>
                      </w:rPr>
                      <w:t>Update screen ( )</w:t>
                    </w:r>
                  </w:ins>
                </w:p>
              </w:txbxContent>
            </v:textbox>
          </v:shape>
        </w:pict>
      </w:r>
      <w:r w:rsidR="0078340C">
        <w:rPr>
          <w:rFonts w:hint="eastAsia"/>
          <w:noProof/>
        </w:rPr>
        <w:pict>
          <v:shape id="_x0000_s1232" type="#_x0000_t202" style="position:absolute;left:0;text-align:left;margin-left:110.05pt;margin-top:193.85pt;width:114.35pt;height:19.55pt;z-index:251865088" strokecolor="white [3212]">
            <v:textbox inset="0,0,0,0">
              <w:txbxContent>
                <w:p w:rsidR="0078340C" w:rsidRPr="0078340C" w:rsidRDefault="0078340C">
                  <w:pPr>
                    <w:rPr>
                      <w:rFonts w:ascii="Times New Roman" w:hAnsi="Times New Roman"/>
                      <w:sz w:val="12"/>
                      <w:szCs w:val="12"/>
                      <w:rPrChange w:id="729" w:author="user" w:date="2019-03-20T11:53:00Z">
                        <w:rPr/>
                      </w:rPrChange>
                    </w:rPr>
                  </w:pPr>
                  <w:ins w:id="730" w:author="user" w:date="2019-03-20T11:53:00Z">
                    <w:r>
                      <w:rPr>
                        <w:rFonts w:ascii="Times New Roman" w:hAnsi="Times New Roman" w:hint="eastAsia"/>
                        <w:sz w:val="12"/>
                        <w:szCs w:val="12"/>
                      </w:rPr>
                      <w:t xml:space="preserve">Notification for click start capturing button () </w:t>
                    </w:r>
                  </w:ins>
                </w:p>
              </w:txbxContent>
            </v:textbox>
          </v:shape>
        </w:pict>
      </w:r>
      <w:r w:rsidR="0078340C">
        <w:rPr>
          <w:rFonts w:hint="eastAsia"/>
          <w:noProof/>
        </w:rPr>
        <w:pict>
          <v:shape id="_x0000_s1231" type="#_x0000_t202" style="position:absolute;left:0;text-align:left;margin-left:201.95pt;margin-top:139.35pt;width:82.45pt;height:17.6pt;z-index:251864064" strokecolor="white [3212]">
            <v:textbox style="mso-next-textbox:#_x0000_s1231" inset="5.85pt,.7pt,5.85pt,.7pt">
              <w:txbxContent>
                <w:p w:rsidR="0078340C" w:rsidRPr="0078340C" w:rsidRDefault="0078340C" w:rsidP="0078340C">
                  <w:pPr>
                    <w:rPr>
                      <w:ins w:id="731" w:author="user" w:date="2019-03-20T11:51:00Z"/>
                      <w:rFonts w:ascii="Times New Roman" w:hAnsi="Times New Roman"/>
                      <w:sz w:val="12"/>
                      <w:szCs w:val="12"/>
                    </w:rPr>
                  </w:pPr>
                  <w:ins w:id="732" w:author="user" w:date="2019-03-20T11:51:00Z">
                    <w:r>
                      <w:rPr>
                        <w:rFonts w:ascii="Times New Roman" w:hAnsi="Times New Roman" w:hint="eastAsia"/>
                        <w:sz w:val="12"/>
                        <w:szCs w:val="12"/>
                      </w:rPr>
                      <w:t>Touch panel information ( )</w:t>
                    </w:r>
                  </w:ins>
                </w:p>
                <w:p w:rsidR="0078340C" w:rsidRDefault="0078340C"/>
              </w:txbxContent>
            </v:textbox>
          </v:shape>
        </w:pict>
      </w:r>
      <w:r w:rsidR="0078340C">
        <w:rPr>
          <w:rFonts w:hint="eastAsia"/>
          <w:noProof/>
        </w:rPr>
        <w:pict>
          <v:shape id="_x0000_s1230" type="#_x0000_t202" style="position:absolute;left:0;text-align:left;margin-left:278.15pt;margin-top:121.4pt;width:69.1pt;height:15pt;z-index:251863040" strokecolor="white [3212]">
            <v:textbox inset="0,0,0,0">
              <w:txbxContent>
                <w:p w:rsidR="0078340C" w:rsidRPr="0078340C" w:rsidRDefault="0078340C">
                  <w:pPr>
                    <w:rPr>
                      <w:rFonts w:ascii="Times New Roman" w:hAnsi="Times New Roman"/>
                      <w:sz w:val="12"/>
                      <w:szCs w:val="12"/>
                      <w:rPrChange w:id="733" w:author="user" w:date="2019-03-20T11:50:00Z">
                        <w:rPr/>
                      </w:rPrChange>
                    </w:rPr>
                  </w:pPr>
                  <w:ins w:id="734" w:author="user" w:date="2019-03-20T11:50:00Z">
                    <w:r>
                      <w:rPr>
                        <w:rFonts w:ascii="Times New Roman" w:hAnsi="Times New Roman" w:hint="eastAsia"/>
                        <w:sz w:val="12"/>
                        <w:szCs w:val="12"/>
                      </w:rPr>
                      <w:t>Touch panel information ( )</w:t>
                    </w:r>
                  </w:ins>
                </w:p>
              </w:txbxContent>
            </v:textbox>
          </v:shape>
        </w:pict>
      </w:r>
      <w:r w:rsidR="00CD5D54">
        <w:rPr>
          <w:rFonts w:hint="eastAsia"/>
          <w:noProof/>
        </w:rPr>
        <w:pict>
          <v:shape id="_x0000_s1229" type="#_x0000_t202" style="position:absolute;left:0;text-align:left;margin-left:380.5pt;margin-top:94.7pt;width:53.75pt;height:13.35pt;z-index:251862016" strokecolor="white [3212]">
            <v:textbox inset="0,0,0,0">
              <w:txbxContent>
                <w:p w:rsidR="00CD5D54" w:rsidRPr="00E37CC2" w:rsidRDefault="00CD5D54" w:rsidP="00CD5D54">
                  <w:pPr>
                    <w:rPr>
                      <w:ins w:id="735" w:author="user" w:date="2019-03-20T11:49:00Z"/>
                      <w:rFonts w:ascii="Times New Roman" w:hAnsi="Times New Roman"/>
                      <w:sz w:val="12"/>
                      <w:szCs w:val="12"/>
                    </w:rPr>
                  </w:pPr>
                  <w:ins w:id="736" w:author="user" w:date="2019-03-20T11:49:00Z">
                    <w:r>
                      <w:rPr>
                        <w:rFonts w:ascii="Times New Roman" w:hAnsi="Times New Roman" w:hint="eastAsia"/>
                        <w:sz w:val="12"/>
                        <w:szCs w:val="12"/>
                      </w:rPr>
                      <w:t xml:space="preserve">Receive </w:t>
                    </w:r>
                    <w:r>
                      <w:rPr>
                        <w:rFonts w:ascii="Times New Roman" w:hAnsi="Times New Roman" w:hint="eastAsia"/>
                        <w:sz w:val="12"/>
                        <w:szCs w:val="12"/>
                      </w:rPr>
                      <w:t>data</w:t>
                    </w:r>
                    <w:r>
                      <w:rPr>
                        <w:rFonts w:ascii="Times New Roman" w:hAnsi="Times New Roman" w:hint="eastAsia"/>
                        <w:sz w:val="12"/>
                        <w:szCs w:val="12"/>
                      </w:rPr>
                      <w:t xml:space="preserve"> ( )</w:t>
                    </w:r>
                  </w:ins>
                </w:p>
                <w:p w:rsidR="00CD5D54" w:rsidRPr="00CD5D54" w:rsidRDefault="00CD5D54">
                  <w:pPr>
                    <w:rPr>
                      <w:rFonts w:ascii="Times New Roman" w:hAnsi="Times New Roman"/>
                      <w:sz w:val="12"/>
                      <w:szCs w:val="12"/>
                      <w:rPrChange w:id="737" w:author="user" w:date="2019-03-20T11:49:00Z">
                        <w:rPr/>
                      </w:rPrChange>
                    </w:rPr>
                  </w:pPr>
                </w:p>
              </w:txbxContent>
            </v:textbox>
          </v:shape>
        </w:pict>
      </w:r>
      <w:r w:rsidR="00E37CC2">
        <w:rPr>
          <w:rFonts w:hint="eastAsia"/>
          <w:noProof/>
        </w:rPr>
        <w:pict>
          <v:shape id="_x0000_s1227" type="#_x0000_t202" style="position:absolute;left:0;text-align:left;margin-left:361.3pt;margin-top:69.65pt;width:66.8pt;height:15.95pt;z-index:251860992" strokecolor="white [3212]">
            <v:textbox inset="0,0,0,0">
              <w:txbxContent>
                <w:p w:rsidR="00E37CC2" w:rsidRPr="00E37CC2" w:rsidRDefault="00E37CC2">
                  <w:pPr>
                    <w:rPr>
                      <w:rFonts w:ascii="Times New Roman" w:hAnsi="Times New Roman"/>
                      <w:sz w:val="12"/>
                      <w:szCs w:val="12"/>
                      <w:rPrChange w:id="738" w:author="user" w:date="2019-03-20T11:47:00Z">
                        <w:rPr/>
                      </w:rPrChange>
                    </w:rPr>
                  </w:pPr>
                  <w:ins w:id="739" w:author="user" w:date="2019-03-20T11:47:00Z">
                    <w:r>
                      <w:rPr>
                        <w:rFonts w:ascii="Times New Roman" w:hAnsi="Times New Roman"/>
                        <w:sz w:val="12"/>
                        <w:szCs w:val="12"/>
                      </w:rPr>
                      <w:t>A</w:t>
                    </w:r>
                    <w:r>
                      <w:rPr>
                        <w:rFonts w:ascii="Times New Roman" w:hAnsi="Times New Roman" w:hint="eastAsia"/>
                        <w:sz w:val="12"/>
                        <w:szCs w:val="12"/>
                      </w:rPr>
                      <w:t xml:space="preserve">cquire </w:t>
                    </w:r>
                    <w:r>
                      <w:rPr>
                        <w:rFonts w:ascii="Times New Roman" w:hAnsi="Times New Roman"/>
                        <w:sz w:val="12"/>
                        <w:szCs w:val="12"/>
                      </w:rPr>
                      <w:t>information</w:t>
                    </w:r>
                    <w:r>
                      <w:rPr>
                        <w:rFonts w:ascii="Times New Roman" w:hAnsi="Times New Roman" w:hint="eastAsia"/>
                        <w:sz w:val="12"/>
                        <w:szCs w:val="12"/>
                      </w:rPr>
                      <w:t xml:space="preserve"> ( )</w:t>
                    </w:r>
                  </w:ins>
                </w:p>
              </w:txbxContent>
            </v:textbox>
          </v:shape>
        </w:pict>
      </w:r>
      <w:r w:rsidR="00E37CC2">
        <w:rPr>
          <w:rFonts w:hint="eastAsia"/>
          <w:noProof/>
        </w:rPr>
        <w:pict>
          <v:shape id="_x0000_s1226" type="#_x0000_t202" style="position:absolute;left:0;text-align:left;margin-left:373.65pt;margin-top:53.4pt;width:66.15pt;height:12.4pt;z-index:251859968" strokecolor="white [3212]">
            <v:textbox inset="0,0,0,0">
              <w:txbxContent>
                <w:p w:rsidR="00E37CC2" w:rsidRPr="00E37CC2" w:rsidRDefault="00E37CC2">
                  <w:pPr>
                    <w:rPr>
                      <w:rFonts w:ascii="Times New Roman" w:hAnsi="Times New Roman"/>
                      <w:sz w:val="12"/>
                      <w:szCs w:val="12"/>
                      <w:rPrChange w:id="740" w:author="user" w:date="2019-03-20T11:46:00Z">
                        <w:rPr/>
                      </w:rPrChange>
                    </w:rPr>
                  </w:pPr>
                  <w:ins w:id="741" w:author="user" w:date="2019-03-20T11:46:00Z">
                    <w:r>
                      <w:rPr>
                        <w:rFonts w:ascii="Times New Roman" w:hAnsi="Times New Roman" w:hint="eastAsia"/>
                        <w:sz w:val="12"/>
                        <w:szCs w:val="12"/>
                      </w:rPr>
                      <w:t xml:space="preserve">Receive </w:t>
                    </w:r>
                    <w:r>
                      <w:rPr>
                        <w:rFonts w:ascii="Times New Roman" w:hAnsi="Times New Roman"/>
                        <w:sz w:val="12"/>
                        <w:szCs w:val="12"/>
                      </w:rPr>
                      <w:t>interruption</w:t>
                    </w:r>
                    <w:r>
                      <w:rPr>
                        <w:rFonts w:ascii="Times New Roman" w:hAnsi="Times New Roman" w:hint="eastAsia"/>
                        <w:sz w:val="12"/>
                        <w:szCs w:val="12"/>
                      </w:rPr>
                      <w:t xml:space="preserve"> ( )</w:t>
                    </w:r>
                  </w:ins>
                </w:p>
              </w:txbxContent>
            </v:textbox>
          </v:shape>
        </w:pict>
      </w:r>
      <w:r w:rsidR="00B04077">
        <w:rPr>
          <w:rFonts w:hint="eastAsia"/>
          <w:noProof/>
        </w:rPr>
        <w:pict>
          <v:shape id="_x0000_s1225" type="#_x0000_t202" style="position:absolute;left:0;text-align:left;margin-left:6.5pt;margin-top:7.05pt;width:122.5pt;height:15.3pt;z-index:251858944">
            <v:textbox style="mso-next-textbox:#_x0000_s1225" inset="5.85pt,.7pt,5.85pt,.7pt">
              <w:txbxContent>
                <w:p w:rsidR="00AF0053" w:rsidRPr="00AF0053" w:rsidRDefault="00AF0053">
                  <w:pPr>
                    <w:rPr>
                      <w:rFonts w:ascii="Times New Roman" w:hAnsi="Times New Roman"/>
                      <w:sz w:val="16"/>
                      <w:szCs w:val="16"/>
                      <w:rPrChange w:id="742" w:author="user" w:date="2019-03-20T11:44:00Z">
                        <w:rPr/>
                      </w:rPrChange>
                    </w:rPr>
                  </w:pPr>
                  <w:ins w:id="743" w:author="user" w:date="2019-03-20T11:44:00Z">
                    <w:r>
                      <w:rPr>
                        <w:rFonts w:ascii="Times New Roman" w:hAnsi="Times New Roman"/>
                        <w:sz w:val="16"/>
                        <w:szCs w:val="16"/>
                      </w:rPr>
                      <w:t>S</w:t>
                    </w:r>
                    <w:r>
                      <w:rPr>
                        <w:rFonts w:ascii="Times New Roman" w:hAnsi="Times New Roman" w:hint="eastAsia"/>
                        <w:sz w:val="16"/>
                        <w:szCs w:val="16"/>
                      </w:rPr>
                      <w:t>d Touch input (Start capturing)</w:t>
                    </w:r>
                  </w:ins>
                </w:p>
              </w:txbxContent>
            </v:textbox>
          </v:shape>
        </w:pict>
      </w:r>
      <w:r w:rsidR="0036051C">
        <w:rPr>
          <w:noProof/>
        </w:rPr>
        <w:drawing>
          <wp:inline distT="0" distB="0" distL="0" distR="0">
            <wp:extent cx="6122670" cy="4325620"/>
            <wp:effectExtent l="0" t="0" r="0" b="0"/>
            <wp:docPr id="22"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0"/>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2670" cy="4325620"/>
                    </a:xfrm>
                    <a:prstGeom prst="rect">
                      <a:avLst/>
                    </a:prstGeom>
                    <a:noFill/>
                    <a:ln>
                      <a:noFill/>
                    </a:ln>
                  </pic:spPr>
                </pic:pic>
              </a:graphicData>
            </a:graphic>
          </wp:inline>
        </w:drawing>
      </w:r>
    </w:p>
    <w:p w:rsidR="00CB1633" w:rsidRDefault="00CB1633">
      <w:pPr>
        <w:pStyle w:val="Caption"/>
      </w:pPr>
      <w:r>
        <w:t xml:space="preserve">Figure </w:t>
      </w:r>
      <w:fldSimple w:instr=" STYLEREF 1 \s ">
        <w:r>
          <w:rPr>
            <w:noProof/>
          </w:rPr>
          <w:t>9</w:t>
        </w:r>
      </w:fldSimple>
      <w:r>
        <w:noBreakHyphen/>
      </w:r>
      <w:fldSimple w:instr=" SEQ Figure \* ARABIC \s 1 ">
        <w:r>
          <w:rPr>
            <w:noProof/>
          </w:rPr>
          <w:t>20</w:t>
        </w:r>
      </w:fldSimple>
      <w:r>
        <w:rPr>
          <w:noProof/>
        </w:rPr>
        <w:t>Touch inpu</w:t>
      </w:r>
      <w:r>
        <w:rPr>
          <w:rFonts w:hint="eastAsia"/>
          <w:noProof/>
        </w:rPr>
        <w:t>t</w:t>
      </w:r>
    </w:p>
    <w:p w:rsidR="00CB1633" w:rsidRDefault="00CB1633"/>
    <w:p w:rsidR="00CB1633" w:rsidRDefault="00CB1633"/>
    <w:p w:rsidR="00CB1633" w:rsidRDefault="00CB1633">
      <w:pPr>
        <w:jc w:val="right"/>
      </w:pPr>
      <w:r>
        <w:rPr>
          <w:rFonts w:hint="eastAsia"/>
        </w:rPr>
        <w:t>End of file</w:t>
      </w:r>
    </w:p>
    <w:sectPr w:rsidR="00CB1633" w:rsidSect="00325E1E">
      <w:pgSz w:w="11906" w:h="16838"/>
      <w:pgMar w:top="1134" w:right="1134" w:bottom="1134" w:left="1134" w:header="454" w:footer="454"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4A57" w:rsidRDefault="007C4A57">
      <w:r>
        <w:separator/>
      </w:r>
    </w:p>
  </w:endnote>
  <w:endnote w:type="continuationSeparator" w:id="1">
    <w:p w:rsidR="007C4A57" w:rsidRDefault="007C4A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Yu Gothic">
    <w:altName w:val="MS Gothic"/>
    <w:charset w:val="80"/>
    <w:family w:val="swiss"/>
    <w:pitch w:val="variable"/>
    <w:sig w:usb0="00000000" w:usb1="2AC7FDFF" w:usb2="00000016" w:usb3="00000000" w:csb0="0002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FC5" w:rsidRDefault="00F32FC5">
    <w:pPr>
      <w:pStyle w:val="Footer"/>
    </w:pPr>
  </w:p>
  <w:p w:rsidR="00F32FC5" w:rsidRDefault="00F32FC5"/>
  <w:p w:rsidR="00F32FC5" w:rsidRDefault="00F32FC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FC5" w:rsidRDefault="00F32FC5">
    <w:pPr>
      <w:pStyle w:val="Footer"/>
      <w:jc w:val="left"/>
      <w:rPr>
        <w:rFonts w:ascii="Times New Roman" w:hAnsi="Times New Roman"/>
        <w:sz w:val="20"/>
        <w:szCs w:val="20"/>
      </w:rPr>
    </w:pPr>
    <w:r>
      <w:rPr>
        <w:rFonts w:ascii="Times New Roman" w:hAnsi="Times New Roman"/>
        <w:b/>
        <w:color w:val="FF0000"/>
        <w:sz w:val="20"/>
        <w:szCs w:val="20"/>
      </w:rPr>
      <w:t>Confidential</w:t>
    </w:r>
  </w:p>
  <w:p w:rsidR="00F32FC5" w:rsidRDefault="00F32FC5">
    <w:pPr>
      <w:pStyle w:val="Footer"/>
      <w:jc w:val="right"/>
      <w:rPr>
        <w:rFonts w:ascii="Times New Roman" w:hAnsi="Times New Roman"/>
      </w:rPr>
    </w:pPr>
    <w:r>
      <w:rPr>
        <w:rFonts w:ascii="Times New Roman" w:hAnsi="Times New Roman"/>
        <w:sz w:val="20"/>
        <w:szCs w:val="20"/>
      </w:rPr>
      <w:fldChar w:fldCharType="begin"/>
    </w:r>
    <w:r>
      <w:rPr>
        <w:rFonts w:ascii="Times New Roman" w:hAnsi="Times New Roman"/>
        <w:sz w:val="20"/>
        <w:szCs w:val="20"/>
      </w:rPr>
      <w:instrText xml:space="preserve"> PAGE   \* MERGEFORMAT </w:instrText>
    </w:r>
    <w:r>
      <w:rPr>
        <w:rFonts w:ascii="Times New Roman" w:hAnsi="Times New Roman"/>
        <w:sz w:val="20"/>
        <w:szCs w:val="20"/>
      </w:rPr>
      <w:fldChar w:fldCharType="separate"/>
    </w:r>
    <w:r>
      <w:rPr>
        <w:rFonts w:ascii="Times New Roman" w:hAnsi="Times New Roman"/>
        <w:noProof/>
        <w:sz w:val="20"/>
        <w:szCs w:val="20"/>
      </w:rPr>
      <w:t>1</w:t>
    </w:r>
    <w:r>
      <w:rPr>
        <w:rFonts w:ascii="Times New Roman" w:hAnsi="Times New Roman"/>
        <w:sz w:val="20"/>
        <w:szCs w:val="20"/>
      </w:rPr>
      <w:fldChar w:fldCharType="end"/>
    </w:r>
    <w:r>
      <w:rPr>
        <w:rFonts w:ascii="Times New Roman" w:hAnsi="Times New Roman"/>
        <w:sz w:val="20"/>
        <w:szCs w:val="20"/>
      </w:rPr>
      <w:t>/</w:t>
    </w:r>
    <w:fldSimple w:instr=" NUMPAGES   \* MERGEFORMAT ">
      <w:r w:rsidRPr="00F32FC5">
        <w:rPr>
          <w:rFonts w:ascii="Times New Roman" w:hAnsi="Times New Roman"/>
          <w:noProof/>
          <w:sz w:val="20"/>
          <w:szCs w:val="20"/>
        </w:rPr>
        <w:t>11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FC5" w:rsidRDefault="00F32FC5">
    <w:pPr>
      <w:pStyle w:val="Footer"/>
    </w:pPr>
  </w:p>
  <w:p w:rsidR="00F32FC5" w:rsidRDefault="00F32FC5"/>
  <w:p w:rsidR="00F32FC5" w:rsidRDefault="00F32FC5"/>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FC5" w:rsidRDefault="00F32FC5">
    <w:pPr>
      <w:pStyle w:val="Footer"/>
      <w:jc w:val="left"/>
      <w:rPr>
        <w:sz w:val="20"/>
        <w:szCs w:val="20"/>
      </w:rPr>
    </w:pPr>
    <w:r>
      <w:rPr>
        <w:rFonts w:hint="eastAsia"/>
        <w:b/>
        <w:color w:val="FF0000"/>
        <w:sz w:val="20"/>
        <w:szCs w:val="20"/>
      </w:rPr>
      <w:t>Confidential</w:t>
    </w:r>
  </w:p>
  <w:p w:rsidR="00F32FC5" w:rsidRDefault="00F32FC5">
    <w:pPr>
      <w:pStyle w:val="Footer"/>
      <w:jc w:val="right"/>
      <w:rPr>
        <w:ins w:id="78" w:author="More, Vishal" w:date="2019-02-28T17:19:00Z"/>
        <w:rFonts w:ascii="Candara" w:hAnsi="Candara"/>
        <w:b/>
        <w:noProof/>
        <w:sz w:val="22"/>
        <w:szCs w:val="20"/>
      </w:rPr>
    </w:pPr>
    <w:r>
      <w:rPr>
        <w:sz w:val="20"/>
        <w:szCs w:val="20"/>
      </w:rPr>
      <w:fldChar w:fldCharType="begin"/>
    </w:r>
    <w:r>
      <w:rPr>
        <w:sz w:val="20"/>
        <w:szCs w:val="20"/>
      </w:rPr>
      <w:instrText xml:space="preserve"> PAGE   \* MERGEFORMAT </w:instrText>
    </w:r>
    <w:r>
      <w:rPr>
        <w:sz w:val="20"/>
        <w:szCs w:val="20"/>
      </w:rPr>
      <w:fldChar w:fldCharType="separate"/>
    </w:r>
    <w:r w:rsidR="00556711">
      <w:rPr>
        <w:noProof/>
        <w:sz w:val="20"/>
        <w:szCs w:val="20"/>
      </w:rPr>
      <w:t>33</w:t>
    </w:r>
    <w:r>
      <w:rPr>
        <w:sz w:val="20"/>
        <w:szCs w:val="20"/>
      </w:rPr>
      <w:fldChar w:fldCharType="end"/>
    </w:r>
    <w:r>
      <w:rPr>
        <w:sz w:val="20"/>
        <w:szCs w:val="20"/>
      </w:rPr>
      <w:t>/</w:t>
    </w:r>
    <w:fldSimple w:instr=" NUMPAGES   \* MERGEFORMAT ">
      <w:r w:rsidR="00556711" w:rsidRPr="00556711">
        <w:rPr>
          <w:noProof/>
          <w:sz w:val="20"/>
          <w:szCs w:val="20"/>
        </w:rPr>
        <w:t>33</w:t>
      </w:r>
    </w:fldSimple>
  </w:p>
  <w:p w:rsidR="00F32FC5" w:rsidRDefault="00F32FC5">
    <w:pPr>
      <w:pStyle w:val="Footer"/>
      <w:jc w:val="center"/>
      <w:rPr>
        <w:rFonts w:ascii="Candara" w:hAnsi="Candara"/>
        <w:b/>
        <w:sz w:val="22"/>
        <w:rPrChange w:id="79" w:author="More, Vishal" w:date="2019-02-28T17:19:00Z">
          <w:rPr/>
        </w:rPrChange>
      </w:rPr>
      <w:pPrChange w:id="80" w:author="More, Vishal" w:date="2019-02-28T17:19:00Z">
        <w:pPr>
          <w:pStyle w:val="Footer"/>
          <w:jc w:val="right"/>
        </w:pPr>
      </w:pPrChange>
    </w:pPr>
    <w:ins w:id="81" w:author="More, Vishal" w:date="2019-02-28T17:19:00Z">
      <w:r>
        <w:rPr>
          <w:rFonts w:ascii="Candara" w:hAnsi="Candara"/>
          <w:b/>
          <w:sz w:val="22"/>
        </w:rPr>
        <w:t>Capgemini Restricted</w:t>
      </w:r>
    </w:ins>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4A57" w:rsidRDefault="007C4A57">
      <w:r>
        <w:separator/>
      </w:r>
    </w:p>
  </w:footnote>
  <w:footnote w:type="continuationSeparator" w:id="1">
    <w:p w:rsidR="007C4A57" w:rsidRDefault="007C4A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FC5" w:rsidRDefault="00F32FC5">
    <w:pPr>
      <w:pStyle w:val="Header"/>
      <w:rPr>
        <w:rFonts w:ascii="Times New Roman" w:hAnsi="Times New Roman"/>
        <w:b/>
        <w:sz w:val="20"/>
        <w:szCs w:val="20"/>
      </w:rPr>
    </w:pPr>
    <w:r>
      <w:rPr>
        <w:rFonts w:ascii="Times New Roman" w:hAnsi="Times New Roman" w:hint="eastAsia"/>
        <w:b/>
        <w:sz w:val="20"/>
        <w:szCs w:val="20"/>
      </w:rPr>
      <w:t xml:space="preserve">Form </w:t>
    </w:r>
    <w:fldSimple w:instr=" DOCPROPERTY  Subject  \* MERGEFORMAT ">
      <w:r>
        <w:rPr>
          <w:rFonts w:ascii="Times New Roman" w:hAnsi="Times New Roman"/>
          <w:b/>
          <w:bCs/>
          <w:sz w:val="20"/>
          <w:szCs w:val="20"/>
        </w:rPr>
        <w:t>MQF-2005</w:t>
      </w:r>
    </w:fldSimple>
  </w:p>
  <w:p w:rsidR="00F32FC5" w:rsidRDefault="00F32FC5">
    <w:pPr>
      <w:pStyle w:val="Header"/>
      <w:jc w:val="left"/>
      <w:rPr>
        <w:rFonts w:ascii="Times New Roman" w:hAnsi="Times New Roman"/>
      </w:rPr>
    </w:pPr>
    <w:r>
      <w:rPr>
        <w:rFonts w:ascii="Times New Roman" w:hAnsi="Times New Roman"/>
        <w:sz w:val="20"/>
        <w:szCs w:val="20"/>
      </w:rPr>
      <w:t>Ver.1.01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FC5" w:rsidRDefault="00F32FC5">
    <w:pPr>
      <w:pStyle w:val="Header"/>
    </w:pPr>
  </w:p>
  <w:p w:rsidR="00F32FC5" w:rsidRDefault="00F32FC5"/>
  <w:p w:rsidR="00F32FC5" w:rsidRDefault="00F32FC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F012E"/>
    <w:multiLevelType w:val="hybridMultilevel"/>
    <w:tmpl w:val="818C5BBA"/>
    <w:lvl w:ilvl="0" w:tplc="C55CD80C">
      <w:start w:val="1"/>
      <w:numFmt w:val="lowerLetter"/>
      <w:lvlText w:val="%1."/>
      <w:lvlJc w:val="left"/>
      <w:pPr>
        <w:ind w:left="420" w:hanging="420"/>
      </w:pPr>
      <w:rPr>
        <w:rFonts w:hint="eastAsia"/>
      </w:rPr>
    </w:lvl>
    <w:lvl w:ilvl="1" w:tplc="C55CD80C">
      <w:start w:val="1"/>
      <w:numFmt w:val="lowerLetter"/>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7B310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8ED21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A0770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D2458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B6085B"/>
    <w:multiLevelType w:val="hybridMultilevel"/>
    <w:tmpl w:val="55E81150"/>
    <w:lvl w:ilvl="0" w:tplc="8B6C5124">
      <w:start w:val="1"/>
      <w:numFmt w:val="decimal"/>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nsid w:val="135B4E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9F164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A7B25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7466A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7F47BE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B337F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CD7B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EE41F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38D6031"/>
    <w:multiLevelType w:val="hybridMultilevel"/>
    <w:tmpl w:val="8806E984"/>
    <w:lvl w:ilvl="0" w:tplc="0409000F">
      <w:start w:val="1"/>
      <w:numFmt w:val="decimal"/>
      <w:lvlText w:val="%1."/>
      <w:lvlJc w:val="left"/>
      <w:pPr>
        <w:ind w:left="3780" w:hanging="420"/>
      </w:p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0F">
      <w:start w:val="1"/>
      <w:numFmt w:val="decimal"/>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5">
    <w:nsid w:val="368E30CB"/>
    <w:multiLevelType w:val="multilevel"/>
    <w:tmpl w:val="E982DEA8"/>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pStyle w:val="Heading5"/>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41E069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45B86D9B"/>
    <w:multiLevelType w:val="hybridMultilevel"/>
    <w:tmpl w:val="5D005754"/>
    <w:lvl w:ilvl="0" w:tplc="C55CD80C">
      <w:start w:val="1"/>
      <w:numFmt w:val="lowerLetter"/>
      <w:lvlText w:val="%1."/>
      <w:lvlJc w:val="left"/>
      <w:pPr>
        <w:ind w:left="420" w:hanging="420"/>
      </w:pPr>
      <w:rPr>
        <w:rFonts w:hint="eastAsia"/>
      </w:rPr>
    </w:lvl>
    <w:lvl w:ilvl="1" w:tplc="8B6C5124">
      <w:start w:val="1"/>
      <w:numFmt w:val="decimal"/>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45C96879"/>
    <w:multiLevelType w:val="hybridMultilevel"/>
    <w:tmpl w:val="49220D16"/>
    <w:lvl w:ilvl="0" w:tplc="BBF05AC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75F46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9644E03"/>
    <w:multiLevelType w:val="hybridMultilevel"/>
    <w:tmpl w:val="200A61FC"/>
    <w:lvl w:ilvl="0" w:tplc="ACD282EC">
      <w:numFmt w:val="bullet"/>
      <w:lvlText w:val="＊"/>
      <w:lvlJc w:val="left"/>
      <w:pPr>
        <w:ind w:left="360" w:hanging="360"/>
      </w:pPr>
      <w:rPr>
        <w:rFonts w:ascii="MS Mincho" w:eastAsia="MS Mincho" w:hAnsi="MS Mincho"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FD90D9E"/>
    <w:multiLevelType w:val="hybridMultilevel"/>
    <w:tmpl w:val="4DB2015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31505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BF500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C446F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D9A21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4862E45"/>
    <w:multiLevelType w:val="hybridMultilevel"/>
    <w:tmpl w:val="652267D2"/>
    <w:lvl w:ilvl="0" w:tplc="C55CD80C">
      <w:start w:val="1"/>
      <w:numFmt w:val="lowerLetter"/>
      <w:lvlText w:val="%1."/>
      <w:lvlJc w:val="left"/>
      <w:pPr>
        <w:ind w:left="420" w:hanging="420"/>
      </w:pPr>
      <w:rPr>
        <w:rFonts w:hint="eastAsia"/>
      </w:rPr>
    </w:lvl>
    <w:lvl w:ilvl="1" w:tplc="8B6C5124">
      <w:start w:val="1"/>
      <w:numFmt w:val="decimal"/>
      <w:lvlText w:val="%2)"/>
      <w:lvlJc w:val="left"/>
      <w:pPr>
        <w:ind w:left="840" w:hanging="420"/>
      </w:pPr>
      <w:rPr>
        <w:rFonts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69C0426E"/>
    <w:multiLevelType w:val="hybridMultilevel"/>
    <w:tmpl w:val="891C700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70C3458B"/>
    <w:multiLevelType w:val="hybridMultilevel"/>
    <w:tmpl w:val="40F8E328"/>
    <w:lvl w:ilvl="0" w:tplc="8B6C5124">
      <w:start w:val="1"/>
      <w:numFmt w:val="decimal"/>
      <w:lvlText w:val="%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24D4C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53372D9"/>
    <w:multiLevelType w:val="hybridMultilevel"/>
    <w:tmpl w:val="8806E984"/>
    <w:lvl w:ilvl="0" w:tplc="0409000F">
      <w:start w:val="1"/>
      <w:numFmt w:val="decimal"/>
      <w:lvlText w:val="%1."/>
      <w:lvlJc w:val="left"/>
      <w:pPr>
        <w:ind w:left="3780" w:hanging="420"/>
      </w:p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0F">
      <w:start w:val="1"/>
      <w:numFmt w:val="decimal"/>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31">
    <w:nsid w:val="7C7E4B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CAB7D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DD066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ECC24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4"/>
  </w:num>
  <w:num w:numId="3">
    <w:abstractNumId w:val="8"/>
  </w:num>
  <w:num w:numId="4">
    <w:abstractNumId w:val="6"/>
  </w:num>
  <w:num w:numId="5">
    <w:abstractNumId w:val="25"/>
  </w:num>
  <w:num w:numId="6">
    <w:abstractNumId w:val="24"/>
  </w:num>
  <w:num w:numId="7">
    <w:abstractNumId w:val="32"/>
  </w:num>
  <w:num w:numId="8">
    <w:abstractNumId w:val="23"/>
  </w:num>
  <w:num w:numId="9">
    <w:abstractNumId w:val="9"/>
  </w:num>
  <w:num w:numId="10">
    <w:abstractNumId w:val="22"/>
  </w:num>
  <w:num w:numId="11">
    <w:abstractNumId w:val="13"/>
  </w:num>
  <w:num w:numId="12">
    <w:abstractNumId w:val="3"/>
  </w:num>
  <w:num w:numId="13">
    <w:abstractNumId w:val="29"/>
  </w:num>
  <w:num w:numId="14">
    <w:abstractNumId w:val="11"/>
  </w:num>
  <w:num w:numId="15">
    <w:abstractNumId w:val="4"/>
  </w:num>
  <w:num w:numId="16">
    <w:abstractNumId w:val="27"/>
  </w:num>
  <w:num w:numId="17">
    <w:abstractNumId w:val="20"/>
  </w:num>
  <w:num w:numId="18">
    <w:abstractNumId w:val="12"/>
  </w:num>
  <w:num w:numId="19">
    <w:abstractNumId w:val="33"/>
  </w:num>
  <w:num w:numId="20">
    <w:abstractNumId w:val="7"/>
  </w:num>
  <w:num w:numId="21">
    <w:abstractNumId w:val="2"/>
  </w:num>
  <w:num w:numId="22">
    <w:abstractNumId w:val="10"/>
  </w:num>
  <w:num w:numId="23">
    <w:abstractNumId w:val="16"/>
  </w:num>
  <w:num w:numId="24">
    <w:abstractNumId w:val="1"/>
  </w:num>
  <w:num w:numId="25">
    <w:abstractNumId w:val="19"/>
  </w:num>
  <w:num w:numId="26">
    <w:abstractNumId w:val="0"/>
  </w:num>
  <w:num w:numId="27">
    <w:abstractNumId w:val="21"/>
  </w:num>
  <w:num w:numId="28">
    <w:abstractNumId w:val="17"/>
  </w:num>
  <w:num w:numId="29">
    <w:abstractNumId w:val="28"/>
  </w:num>
  <w:num w:numId="30">
    <w:abstractNumId w:val="26"/>
  </w:num>
  <w:num w:numId="31">
    <w:abstractNumId w:val="5"/>
  </w:num>
  <w:num w:numId="32">
    <w:abstractNumId w:val="3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30"/>
  </w:num>
  <w:num w:numId="4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e, Vishal">
    <w15:presenceInfo w15:providerId="AD" w15:userId="S::vishal.b.more@capgemini.com::aeac963c-4944-4164-af0f-d1acb910f05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0"/>
  <w:bordersDoNotSurroundHeader/>
  <w:bordersDoNotSurroundFooter/>
  <w:trackRevisions/>
  <w:defaultTabStop w:val="840"/>
  <w:drawingGridHorizontalSpacing w:val="105"/>
  <w:displayHorizontalDrawingGridEvery w:val="0"/>
  <w:displayVerticalDrawingGridEvery w:val="2"/>
  <w:characterSpacingControl w:val="compressPunctuation"/>
  <w:hdrShapeDefaults>
    <o:shapedefaults v:ext="edit" spidmax="18434" fillcolor="white">
      <v:fill color="white"/>
      <v:textbox inset="5.85pt,.7pt,5.85pt,.7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6051C"/>
    <w:rsid w:val="00014664"/>
    <w:rsid w:val="00022131"/>
    <w:rsid w:val="00043F4C"/>
    <w:rsid w:val="00084594"/>
    <w:rsid w:val="00092765"/>
    <w:rsid w:val="0009370F"/>
    <w:rsid w:val="000A0C39"/>
    <w:rsid w:val="000B7A71"/>
    <w:rsid w:val="000C1C49"/>
    <w:rsid w:val="000C2011"/>
    <w:rsid w:val="000C2A4F"/>
    <w:rsid w:val="000F4852"/>
    <w:rsid w:val="00111F54"/>
    <w:rsid w:val="00116311"/>
    <w:rsid w:val="00121822"/>
    <w:rsid w:val="00127386"/>
    <w:rsid w:val="00127C2A"/>
    <w:rsid w:val="00141380"/>
    <w:rsid w:val="00153F92"/>
    <w:rsid w:val="001635D1"/>
    <w:rsid w:val="00194D2A"/>
    <w:rsid w:val="001A2859"/>
    <w:rsid w:val="001A50B8"/>
    <w:rsid w:val="001A7E88"/>
    <w:rsid w:val="001B6B48"/>
    <w:rsid w:val="001D19A5"/>
    <w:rsid w:val="001D2ED5"/>
    <w:rsid w:val="001D7A97"/>
    <w:rsid w:val="001E2CD4"/>
    <w:rsid w:val="001E62D3"/>
    <w:rsid w:val="001F21F1"/>
    <w:rsid w:val="002016A6"/>
    <w:rsid w:val="00202D46"/>
    <w:rsid w:val="00210A6E"/>
    <w:rsid w:val="0021351F"/>
    <w:rsid w:val="00221D0D"/>
    <w:rsid w:val="00251477"/>
    <w:rsid w:val="0026347C"/>
    <w:rsid w:val="0026677A"/>
    <w:rsid w:val="002A52B5"/>
    <w:rsid w:val="002B5AC9"/>
    <w:rsid w:val="002D68FB"/>
    <w:rsid w:val="002E3902"/>
    <w:rsid w:val="002E3DBA"/>
    <w:rsid w:val="002E7C94"/>
    <w:rsid w:val="00302DA0"/>
    <w:rsid w:val="0031448A"/>
    <w:rsid w:val="00314D26"/>
    <w:rsid w:val="00325E1E"/>
    <w:rsid w:val="003302C6"/>
    <w:rsid w:val="00333122"/>
    <w:rsid w:val="003341A8"/>
    <w:rsid w:val="00337747"/>
    <w:rsid w:val="003423FE"/>
    <w:rsid w:val="0036051C"/>
    <w:rsid w:val="00362E33"/>
    <w:rsid w:val="00364BE9"/>
    <w:rsid w:val="003735B3"/>
    <w:rsid w:val="00382CE4"/>
    <w:rsid w:val="003A6266"/>
    <w:rsid w:val="003B3811"/>
    <w:rsid w:val="003B4DA0"/>
    <w:rsid w:val="003C6D58"/>
    <w:rsid w:val="003E3A17"/>
    <w:rsid w:val="003F3C84"/>
    <w:rsid w:val="00404510"/>
    <w:rsid w:val="00410534"/>
    <w:rsid w:val="00412EDC"/>
    <w:rsid w:val="00436185"/>
    <w:rsid w:val="00437B61"/>
    <w:rsid w:val="00440094"/>
    <w:rsid w:val="004479E6"/>
    <w:rsid w:val="00447A46"/>
    <w:rsid w:val="00452991"/>
    <w:rsid w:val="004624B6"/>
    <w:rsid w:val="00466BAC"/>
    <w:rsid w:val="00467839"/>
    <w:rsid w:val="00470BE8"/>
    <w:rsid w:val="00490E75"/>
    <w:rsid w:val="00492144"/>
    <w:rsid w:val="004A1F77"/>
    <w:rsid w:val="004D7834"/>
    <w:rsid w:val="004E15B5"/>
    <w:rsid w:val="004E3A6A"/>
    <w:rsid w:val="0051647F"/>
    <w:rsid w:val="00523114"/>
    <w:rsid w:val="00556711"/>
    <w:rsid w:val="00563107"/>
    <w:rsid w:val="0057170D"/>
    <w:rsid w:val="00580594"/>
    <w:rsid w:val="0058516C"/>
    <w:rsid w:val="005A0635"/>
    <w:rsid w:val="005A51D9"/>
    <w:rsid w:val="005A6B7C"/>
    <w:rsid w:val="005B4940"/>
    <w:rsid w:val="005C278B"/>
    <w:rsid w:val="005C2F39"/>
    <w:rsid w:val="005D28F6"/>
    <w:rsid w:val="005E0397"/>
    <w:rsid w:val="005E4F13"/>
    <w:rsid w:val="00614F80"/>
    <w:rsid w:val="00632B0B"/>
    <w:rsid w:val="00635BD1"/>
    <w:rsid w:val="00672213"/>
    <w:rsid w:val="00690EB8"/>
    <w:rsid w:val="00692AE4"/>
    <w:rsid w:val="006B64C9"/>
    <w:rsid w:val="006B7B94"/>
    <w:rsid w:val="006C063B"/>
    <w:rsid w:val="006E6170"/>
    <w:rsid w:val="006F59FD"/>
    <w:rsid w:val="00703927"/>
    <w:rsid w:val="00706135"/>
    <w:rsid w:val="00711855"/>
    <w:rsid w:val="00744571"/>
    <w:rsid w:val="00747CB0"/>
    <w:rsid w:val="00752E2A"/>
    <w:rsid w:val="0075616C"/>
    <w:rsid w:val="00770836"/>
    <w:rsid w:val="007732F4"/>
    <w:rsid w:val="007760CC"/>
    <w:rsid w:val="0078340C"/>
    <w:rsid w:val="007942FF"/>
    <w:rsid w:val="00796D92"/>
    <w:rsid w:val="007A59A1"/>
    <w:rsid w:val="007B0D01"/>
    <w:rsid w:val="007B3A79"/>
    <w:rsid w:val="007B65CC"/>
    <w:rsid w:val="007B779F"/>
    <w:rsid w:val="007B7E37"/>
    <w:rsid w:val="007C4A57"/>
    <w:rsid w:val="007C7953"/>
    <w:rsid w:val="007E0AE3"/>
    <w:rsid w:val="007E1B3A"/>
    <w:rsid w:val="007E487B"/>
    <w:rsid w:val="007E4E4A"/>
    <w:rsid w:val="007F09C0"/>
    <w:rsid w:val="007F1F6F"/>
    <w:rsid w:val="007F3F54"/>
    <w:rsid w:val="00813712"/>
    <w:rsid w:val="00817D36"/>
    <w:rsid w:val="00836FEC"/>
    <w:rsid w:val="00867F34"/>
    <w:rsid w:val="00874532"/>
    <w:rsid w:val="0087650F"/>
    <w:rsid w:val="00877008"/>
    <w:rsid w:val="00877350"/>
    <w:rsid w:val="00884D45"/>
    <w:rsid w:val="00887124"/>
    <w:rsid w:val="008B0B7C"/>
    <w:rsid w:val="008B0BB1"/>
    <w:rsid w:val="008C2F30"/>
    <w:rsid w:val="008C533B"/>
    <w:rsid w:val="008D0527"/>
    <w:rsid w:val="008D4E8B"/>
    <w:rsid w:val="008F46E5"/>
    <w:rsid w:val="008F7DF7"/>
    <w:rsid w:val="00901C84"/>
    <w:rsid w:val="00921493"/>
    <w:rsid w:val="00925EE7"/>
    <w:rsid w:val="00930C9D"/>
    <w:rsid w:val="00941797"/>
    <w:rsid w:val="00955708"/>
    <w:rsid w:val="00960DFA"/>
    <w:rsid w:val="00964636"/>
    <w:rsid w:val="009B12A8"/>
    <w:rsid w:val="009C49FA"/>
    <w:rsid w:val="009C50A0"/>
    <w:rsid w:val="009C60FD"/>
    <w:rsid w:val="009D2BDC"/>
    <w:rsid w:val="009D480C"/>
    <w:rsid w:val="009D4A79"/>
    <w:rsid w:val="009F7AB8"/>
    <w:rsid w:val="00A037D3"/>
    <w:rsid w:val="00A05EDB"/>
    <w:rsid w:val="00A15243"/>
    <w:rsid w:val="00A20A7A"/>
    <w:rsid w:val="00A236E2"/>
    <w:rsid w:val="00A315C9"/>
    <w:rsid w:val="00A31C3E"/>
    <w:rsid w:val="00A54F9F"/>
    <w:rsid w:val="00A66DC9"/>
    <w:rsid w:val="00A66FC4"/>
    <w:rsid w:val="00A74109"/>
    <w:rsid w:val="00A772BD"/>
    <w:rsid w:val="00A91898"/>
    <w:rsid w:val="00A94B05"/>
    <w:rsid w:val="00A962DA"/>
    <w:rsid w:val="00A97E41"/>
    <w:rsid w:val="00AA6F22"/>
    <w:rsid w:val="00AB43FB"/>
    <w:rsid w:val="00AC279B"/>
    <w:rsid w:val="00AD7BC9"/>
    <w:rsid w:val="00AE0620"/>
    <w:rsid w:val="00AF0053"/>
    <w:rsid w:val="00AF4C94"/>
    <w:rsid w:val="00B04077"/>
    <w:rsid w:val="00B07220"/>
    <w:rsid w:val="00B11B50"/>
    <w:rsid w:val="00B15182"/>
    <w:rsid w:val="00B4270B"/>
    <w:rsid w:val="00B45A57"/>
    <w:rsid w:val="00B545A3"/>
    <w:rsid w:val="00B54B54"/>
    <w:rsid w:val="00B56334"/>
    <w:rsid w:val="00B56695"/>
    <w:rsid w:val="00B57502"/>
    <w:rsid w:val="00B6669C"/>
    <w:rsid w:val="00B76B71"/>
    <w:rsid w:val="00B80C91"/>
    <w:rsid w:val="00B87DEE"/>
    <w:rsid w:val="00B93153"/>
    <w:rsid w:val="00B951A4"/>
    <w:rsid w:val="00BD7C4E"/>
    <w:rsid w:val="00BF5CC6"/>
    <w:rsid w:val="00BF6075"/>
    <w:rsid w:val="00C62BCF"/>
    <w:rsid w:val="00C75A13"/>
    <w:rsid w:val="00C81EB2"/>
    <w:rsid w:val="00C96F15"/>
    <w:rsid w:val="00CB1633"/>
    <w:rsid w:val="00CC149F"/>
    <w:rsid w:val="00CD12EE"/>
    <w:rsid w:val="00CD5D54"/>
    <w:rsid w:val="00CE42BB"/>
    <w:rsid w:val="00CF6CA1"/>
    <w:rsid w:val="00D02D05"/>
    <w:rsid w:val="00D05EC3"/>
    <w:rsid w:val="00D06DD9"/>
    <w:rsid w:val="00D10DAB"/>
    <w:rsid w:val="00D248CB"/>
    <w:rsid w:val="00D272A1"/>
    <w:rsid w:val="00D41664"/>
    <w:rsid w:val="00D456EA"/>
    <w:rsid w:val="00D70FF6"/>
    <w:rsid w:val="00D76523"/>
    <w:rsid w:val="00D9160C"/>
    <w:rsid w:val="00DB198C"/>
    <w:rsid w:val="00DE3267"/>
    <w:rsid w:val="00DE7219"/>
    <w:rsid w:val="00E37CC2"/>
    <w:rsid w:val="00E5111A"/>
    <w:rsid w:val="00E51CB6"/>
    <w:rsid w:val="00E54F63"/>
    <w:rsid w:val="00E65945"/>
    <w:rsid w:val="00E75B6A"/>
    <w:rsid w:val="00E95A4A"/>
    <w:rsid w:val="00EA763C"/>
    <w:rsid w:val="00EB1344"/>
    <w:rsid w:val="00EB1E59"/>
    <w:rsid w:val="00EC0FC6"/>
    <w:rsid w:val="00ED7B0A"/>
    <w:rsid w:val="00EF7FEC"/>
    <w:rsid w:val="00F06372"/>
    <w:rsid w:val="00F124AF"/>
    <w:rsid w:val="00F32FC5"/>
    <w:rsid w:val="00F36D49"/>
    <w:rsid w:val="00F514C3"/>
    <w:rsid w:val="00F64E57"/>
    <w:rsid w:val="00F861AF"/>
    <w:rsid w:val="00FB4375"/>
    <w:rsid w:val="00FC5B1D"/>
    <w:rsid w:val="00FC7039"/>
    <w:rsid w:val="00FD08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4" fillcolor="white">
      <v:fill color="white"/>
      <v:textbox inset="5.85pt,.7pt,5.85pt,.7pt"/>
    </o:shapedefaults>
    <o:shapelayout v:ext="edit">
      <o:idmap v:ext="edit" data="1"/>
      <o:rules v:ext="edit">
        <o:r id="V:Rule3" type="connector" idref="#_x0000_s1090"/>
        <o:r id="V:Rule4" type="connector" idref="#_x0000_s1091"/>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MS Mincho"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E1E"/>
    <w:pPr>
      <w:widowControl w:val="0"/>
      <w:jc w:val="both"/>
    </w:pPr>
    <w:rPr>
      <w:kern w:val="2"/>
      <w:sz w:val="21"/>
      <w:szCs w:val="22"/>
    </w:rPr>
  </w:style>
  <w:style w:type="paragraph" w:styleId="Heading1">
    <w:name w:val="heading 1"/>
    <w:basedOn w:val="Normal"/>
    <w:next w:val="Normal"/>
    <w:link w:val="Heading1Char"/>
    <w:qFormat/>
    <w:rsid w:val="00325E1E"/>
    <w:pPr>
      <w:numPr>
        <w:numId w:val="1"/>
      </w:numPr>
      <w:adjustRightInd w:val="0"/>
      <w:spacing w:beforeLines="100" w:line="360" w:lineRule="atLeast"/>
      <w:textAlignment w:val="baseline"/>
      <w:outlineLvl w:val="0"/>
    </w:pPr>
    <w:rPr>
      <w:rFonts w:ascii="Times New Roman" w:hAnsi="Times New Roman"/>
      <w:kern w:val="0"/>
      <w:sz w:val="24"/>
      <w:szCs w:val="24"/>
    </w:rPr>
  </w:style>
  <w:style w:type="paragraph" w:styleId="Heading2">
    <w:name w:val="heading 2"/>
    <w:basedOn w:val="Normal"/>
    <w:next w:val="Normal"/>
    <w:link w:val="Heading2Char"/>
    <w:qFormat/>
    <w:rsid w:val="00325E1E"/>
    <w:pPr>
      <w:numPr>
        <w:ilvl w:val="1"/>
        <w:numId w:val="1"/>
      </w:numPr>
      <w:adjustRightInd w:val="0"/>
      <w:spacing w:beforeLines="50" w:line="360" w:lineRule="atLeast"/>
      <w:textAlignment w:val="baseline"/>
      <w:outlineLvl w:val="1"/>
    </w:pPr>
    <w:rPr>
      <w:rFonts w:ascii="Times New Roman" w:hAnsi="Times New Roman"/>
      <w:kern w:val="0"/>
      <w:szCs w:val="20"/>
    </w:rPr>
  </w:style>
  <w:style w:type="paragraph" w:styleId="Heading3">
    <w:name w:val="heading 3"/>
    <w:basedOn w:val="Normal"/>
    <w:next w:val="Normal"/>
    <w:link w:val="Heading3Char"/>
    <w:qFormat/>
    <w:rsid w:val="00325E1E"/>
    <w:pPr>
      <w:keepNext/>
      <w:numPr>
        <w:ilvl w:val="2"/>
        <w:numId w:val="1"/>
      </w:numPr>
      <w:adjustRightInd w:val="0"/>
      <w:spacing w:beforeLines="50" w:line="360" w:lineRule="atLeast"/>
      <w:textAlignment w:val="baseline"/>
      <w:outlineLvl w:val="2"/>
    </w:pPr>
    <w:rPr>
      <w:rFonts w:ascii="Times New Roman" w:hAnsi="Times New Roman"/>
      <w:kern w:val="0"/>
      <w:szCs w:val="20"/>
    </w:rPr>
  </w:style>
  <w:style w:type="paragraph" w:styleId="Heading4">
    <w:name w:val="heading 4"/>
    <w:basedOn w:val="Normal"/>
    <w:next w:val="Normal"/>
    <w:link w:val="Heading4Char"/>
    <w:uiPriority w:val="9"/>
    <w:qFormat/>
    <w:rsid w:val="00325E1E"/>
    <w:pPr>
      <w:keepNext/>
      <w:numPr>
        <w:ilvl w:val="3"/>
        <w:numId w:val="1"/>
      </w:numPr>
      <w:outlineLvl w:val="3"/>
    </w:pPr>
    <w:rPr>
      <w:rFonts w:ascii="Times New Roman" w:hAnsi="Times New Roman"/>
      <w:bCs/>
    </w:rPr>
  </w:style>
  <w:style w:type="paragraph" w:styleId="Heading5">
    <w:name w:val="heading 5"/>
    <w:basedOn w:val="Normal"/>
    <w:next w:val="Normal"/>
    <w:link w:val="Heading5Char"/>
    <w:uiPriority w:val="9"/>
    <w:qFormat/>
    <w:rsid w:val="00325E1E"/>
    <w:pPr>
      <w:keepNext/>
      <w:numPr>
        <w:ilvl w:val="4"/>
        <w:numId w:val="1"/>
      </w:numPr>
      <w:outlineLvl w:val="4"/>
    </w:pPr>
    <w:rPr>
      <w:rFonts w:ascii="Arial" w:eastAsia="MS Gothic"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5E1E"/>
    <w:pPr>
      <w:tabs>
        <w:tab w:val="center" w:pos="4252"/>
        <w:tab w:val="right" w:pos="8504"/>
      </w:tabs>
      <w:snapToGrid w:val="0"/>
    </w:pPr>
  </w:style>
  <w:style w:type="character" w:customStyle="1" w:styleId="HeaderChar">
    <w:name w:val="Header Char"/>
    <w:basedOn w:val="DefaultParagraphFont"/>
    <w:link w:val="Header"/>
    <w:uiPriority w:val="99"/>
    <w:rsid w:val="00325E1E"/>
  </w:style>
  <w:style w:type="paragraph" w:styleId="Footer">
    <w:name w:val="footer"/>
    <w:basedOn w:val="Normal"/>
    <w:link w:val="FooterChar"/>
    <w:uiPriority w:val="99"/>
    <w:unhideWhenUsed/>
    <w:rsid w:val="00325E1E"/>
    <w:pPr>
      <w:tabs>
        <w:tab w:val="center" w:pos="4252"/>
        <w:tab w:val="right" w:pos="8504"/>
      </w:tabs>
      <w:snapToGrid w:val="0"/>
    </w:pPr>
  </w:style>
  <w:style w:type="character" w:customStyle="1" w:styleId="FooterChar">
    <w:name w:val="Footer Char"/>
    <w:basedOn w:val="DefaultParagraphFont"/>
    <w:link w:val="Footer"/>
    <w:uiPriority w:val="99"/>
    <w:rsid w:val="00325E1E"/>
  </w:style>
  <w:style w:type="character" w:customStyle="1" w:styleId="Heading1Char">
    <w:name w:val="Heading 1 Char"/>
    <w:link w:val="Heading1"/>
    <w:rsid w:val="00325E1E"/>
    <w:rPr>
      <w:rFonts w:ascii="Times New Roman" w:eastAsia="MS Mincho" w:hAnsi="Times New Roman" w:cs="Times New Roman"/>
      <w:kern w:val="0"/>
      <w:sz w:val="24"/>
      <w:szCs w:val="24"/>
    </w:rPr>
  </w:style>
  <w:style w:type="paragraph" w:styleId="TOCHeading">
    <w:name w:val="TOC Heading"/>
    <w:basedOn w:val="Heading1"/>
    <w:next w:val="Normal"/>
    <w:uiPriority w:val="39"/>
    <w:qFormat/>
    <w:rsid w:val="00325E1E"/>
    <w:pPr>
      <w:keepLines/>
      <w:widowControl/>
      <w:spacing w:before="480" w:line="276" w:lineRule="auto"/>
      <w:jc w:val="left"/>
      <w:outlineLvl w:val="9"/>
    </w:pPr>
    <w:rPr>
      <w:b/>
      <w:bCs/>
      <w:color w:val="365F91"/>
      <w:sz w:val="28"/>
      <w:szCs w:val="28"/>
    </w:rPr>
  </w:style>
  <w:style w:type="paragraph" w:styleId="BalloonText">
    <w:name w:val="Balloon Text"/>
    <w:basedOn w:val="Normal"/>
    <w:link w:val="BalloonTextChar"/>
    <w:uiPriority w:val="99"/>
    <w:semiHidden/>
    <w:unhideWhenUsed/>
    <w:rsid w:val="00325E1E"/>
    <w:rPr>
      <w:rFonts w:ascii="Arial" w:eastAsia="MS Gothic" w:hAnsi="Arial"/>
      <w:sz w:val="18"/>
      <w:szCs w:val="18"/>
    </w:rPr>
  </w:style>
  <w:style w:type="character" w:customStyle="1" w:styleId="BalloonTextChar">
    <w:name w:val="Balloon Text Char"/>
    <w:link w:val="BalloonText"/>
    <w:uiPriority w:val="99"/>
    <w:semiHidden/>
    <w:rsid w:val="00325E1E"/>
    <w:rPr>
      <w:rFonts w:ascii="Arial" w:eastAsia="MS Gothic" w:hAnsi="Arial" w:cs="Times New Roman"/>
      <w:sz w:val="18"/>
      <w:szCs w:val="18"/>
    </w:rPr>
  </w:style>
  <w:style w:type="paragraph" w:styleId="TOC1">
    <w:name w:val="toc 1"/>
    <w:basedOn w:val="Normal"/>
    <w:next w:val="Normal"/>
    <w:autoRedefine/>
    <w:uiPriority w:val="39"/>
    <w:unhideWhenUsed/>
    <w:rsid w:val="00325E1E"/>
  </w:style>
  <w:style w:type="character" w:styleId="Hyperlink">
    <w:name w:val="Hyperlink"/>
    <w:uiPriority w:val="99"/>
    <w:unhideWhenUsed/>
    <w:rsid w:val="00325E1E"/>
    <w:rPr>
      <w:color w:val="0000FF"/>
      <w:u w:val="single"/>
    </w:rPr>
  </w:style>
  <w:style w:type="character" w:customStyle="1" w:styleId="Heading2Char">
    <w:name w:val="Heading 2 Char"/>
    <w:link w:val="Heading2"/>
    <w:rsid w:val="00325E1E"/>
    <w:rPr>
      <w:rFonts w:ascii="Times New Roman" w:eastAsia="MS Mincho" w:hAnsi="Times New Roman" w:cs="Times New Roman"/>
      <w:kern w:val="0"/>
      <w:szCs w:val="20"/>
    </w:rPr>
  </w:style>
  <w:style w:type="character" w:customStyle="1" w:styleId="Heading3Char">
    <w:name w:val="Heading 3 Char"/>
    <w:link w:val="Heading3"/>
    <w:rsid w:val="00325E1E"/>
    <w:rPr>
      <w:rFonts w:ascii="Times New Roman" w:eastAsia="MS Mincho" w:hAnsi="Times New Roman" w:cs="Times New Roman"/>
      <w:kern w:val="0"/>
      <w:szCs w:val="20"/>
    </w:rPr>
  </w:style>
  <w:style w:type="paragraph" w:styleId="TOC2">
    <w:name w:val="toc 2"/>
    <w:basedOn w:val="Normal"/>
    <w:next w:val="Normal"/>
    <w:autoRedefine/>
    <w:uiPriority w:val="39"/>
    <w:unhideWhenUsed/>
    <w:rsid w:val="00325E1E"/>
    <w:pPr>
      <w:ind w:leftChars="100" w:left="210"/>
    </w:pPr>
  </w:style>
  <w:style w:type="paragraph" w:styleId="TOC3">
    <w:name w:val="toc 3"/>
    <w:basedOn w:val="Normal"/>
    <w:next w:val="Normal"/>
    <w:autoRedefine/>
    <w:uiPriority w:val="39"/>
    <w:unhideWhenUsed/>
    <w:rsid w:val="00325E1E"/>
    <w:pPr>
      <w:ind w:leftChars="200" w:left="420"/>
    </w:pPr>
  </w:style>
  <w:style w:type="paragraph" w:styleId="ListParagraph">
    <w:name w:val="List Paragraph"/>
    <w:basedOn w:val="Normal"/>
    <w:uiPriority w:val="34"/>
    <w:qFormat/>
    <w:rsid w:val="00325E1E"/>
    <w:pPr>
      <w:ind w:leftChars="400" w:left="840"/>
    </w:pPr>
  </w:style>
  <w:style w:type="table" w:styleId="TableGrid">
    <w:name w:val="Table Grid"/>
    <w:basedOn w:val="TableNormal"/>
    <w:uiPriority w:val="39"/>
    <w:rsid w:val="00325E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Heading"/>
    <w:basedOn w:val="Normal"/>
    <w:rsid w:val="00325E1E"/>
    <w:pPr>
      <w:widowControl/>
      <w:spacing w:before="120" w:after="120"/>
      <w:jc w:val="center"/>
    </w:pPr>
    <w:rPr>
      <w:rFonts w:ascii="Times New Roman" w:eastAsia="Times New Roman" w:hAnsi="Times New Roman"/>
      <w:b/>
      <w:kern w:val="0"/>
      <w:sz w:val="24"/>
      <w:szCs w:val="24"/>
      <w:lang w:eastAsia="en-US"/>
    </w:rPr>
  </w:style>
  <w:style w:type="paragraph" w:customStyle="1" w:styleId="a">
    <w:name w:val="ガイダンス"/>
    <w:basedOn w:val="Normal"/>
    <w:link w:val="a0"/>
    <w:qFormat/>
    <w:rsid w:val="00325E1E"/>
    <w:pPr>
      <w:widowControl/>
      <w:jc w:val="left"/>
    </w:pPr>
    <w:rPr>
      <w:rFonts w:ascii="Times New Roman" w:hAnsi="MS Mincho"/>
      <w:bCs/>
      <w:i/>
      <w:color w:val="0000FF"/>
      <w:kern w:val="0"/>
      <w:sz w:val="22"/>
    </w:rPr>
  </w:style>
  <w:style w:type="character" w:customStyle="1" w:styleId="a0">
    <w:name w:val="ガイダンス (文字)"/>
    <w:link w:val="a"/>
    <w:rsid w:val="00325E1E"/>
    <w:rPr>
      <w:rFonts w:ascii="Times New Roman" w:eastAsia="MS Mincho" w:hAnsi="MS Mincho" w:cs="Times New Roman"/>
      <w:bCs/>
      <w:i/>
      <w:color w:val="0000FF"/>
      <w:kern w:val="0"/>
      <w:sz w:val="22"/>
    </w:rPr>
  </w:style>
  <w:style w:type="character" w:customStyle="1" w:styleId="Heading4Char">
    <w:name w:val="Heading 4 Char"/>
    <w:link w:val="Heading4"/>
    <w:uiPriority w:val="9"/>
    <w:rsid w:val="00325E1E"/>
    <w:rPr>
      <w:rFonts w:ascii="Times New Roman" w:eastAsia="MS Mincho" w:hAnsi="Times New Roman"/>
      <w:bCs/>
    </w:rPr>
  </w:style>
  <w:style w:type="paragraph" w:styleId="Title">
    <w:name w:val="Title"/>
    <w:basedOn w:val="Normal"/>
    <w:next w:val="Normal"/>
    <w:link w:val="TitleChar"/>
    <w:uiPriority w:val="10"/>
    <w:qFormat/>
    <w:rsid w:val="00325E1E"/>
    <w:pPr>
      <w:spacing w:before="240" w:after="120"/>
      <w:jc w:val="center"/>
    </w:pPr>
    <w:rPr>
      <w:rFonts w:ascii="Times New Roman" w:hAnsi="Times New Roman"/>
      <w:b/>
      <w:sz w:val="36"/>
      <w:szCs w:val="36"/>
    </w:rPr>
  </w:style>
  <w:style w:type="character" w:customStyle="1" w:styleId="TitleChar">
    <w:name w:val="Title Char"/>
    <w:link w:val="Title"/>
    <w:uiPriority w:val="10"/>
    <w:rsid w:val="00325E1E"/>
    <w:rPr>
      <w:rFonts w:ascii="Times New Roman" w:hAnsi="Times New Roman" w:cs="Times New Roman"/>
      <w:b/>
      <w:sz w:val="36"/>
      <w:szCs w:val="36"/>
    </w:rPr>
  </w:style>
  <w:style w:type="paragraph" w:styleId="Subtitle">
    <w:name w:val="Subtitle"/>
    <w:basedOn w:val="Normal"/>
    <w:next w:val="Normal"/>
    <w:link w:val="SubtitleChar"/>
    <w:uiPriority w:val="11"/>
    <w:qFormat/>
    <w:rsid w:val="00325E1E"/>
    <w:pPr>
      <w:jc w:val="center"/>
    </w:pPr>
    <w:rPr>
      <w:rFonts w:ascii="Times New Roman" w:hAnsi="Times New Roman"/>
      <w:b/>
      <w:sz w:val="32"/>
      <w:szCs w:val="32"/>
    </w:rPr>
  </w:style>
  <w:style w:type="character" w:customStyle="1" w:styleId="SubtitleChar">
    <w:name w:val="Subtitle Char"/>
    <w:link w:val="Subtitle"/>
    <w:uiPriority w:val="11"/>
    <w:rsid w:val="00325E1E"/>
    <w:rPr>
      <w:rFonts w:ascii="Times New Roman" w:hAnsi="Times New Roman" w:cs="Times New Roman"/>
      <w:b/>
      <w:sz w:val="32"/>
      <w:szCs w:val="32"/>
    </w:rPr>
  </w:style>
  <w:style w:type="paragraph" w:styleId="Caption">
    <w:name w:val="caption"/>
    <w:basedOn w:val="Normal"/>
    <w:next w:val="Normal"/>
    <w:uiPriority w:val="35"/>
    <w:qFormat/>
    <w:rsid w:val="00325E1E"/>
    <w:pPr>
      <w:jc w:val="center"/>
    </w:pPr>
    <w:rPr>
      <w:b/>
      <w:bCs/>
      <w:szCs w:val="21"/>
    </w:rPr>
  </w:style>
  <w:style w:type="character" w:customStyle="1" w:styleId="Heading5Char">
    <w:name w:val="Heading 5 Char"/>
    <w:link w:val="Heading5"/>
    <w:uiPriority w:val="9"/>
    <w:rsid w:val="00325E1E"/>
    <w:rPr>
      <w:rFonts w:ascii="Arial" w:eastAsia="MS Gothic" w:hAnsi="Arial" w:cs="Times New Roman"/>
    </w:rPr>
  </w:style>
</w:styles>
</file>

<file path=word/webSettings.xml><?xml version="1.0" encoding="utf-8"?>
<w:webSettings xmlns:r="http://schemas.openxmlformats.org/officeDocument/2006/relationships" xmlns:w="http://schemas.openxmlformats.org/wordprocessingml/2006/main">
  <w:divs>
    <w:div w:id="20858500">
      <w:bodyDiv w:val="1"/>
      <w:marLeft w:val="0"/>
      <w:marRight w:val="0"/>
      <w:marTop w:val="0"/>
      <w:marBottom w:val="0"/>
      <w:divBdr>
        <w:top w:val="none" w:sz="0" w:space="0" w:color="auto"/>
        <w:left w:val="none" w:sz="0" w:space="0" w:color="auto"/>
        <w:bottom w:val="none" w:sz="0" w:space="0" w:color="auto"/>
        <w:right w:val="none" w:sz="0" w:space="0" w:color="auto"/>
      </w:divBdr>
    </w:div>
    <w:div w:id="50664458">
      <w:bodyDiv w:val="1"/>
      <w:marLeft w:val="0"/>
      <w:marRight w:val="0"/>
      <w:marTop w:val="0"/>
      <w:marBottom w:val="0"/>
      <w:divBdr>
        <w:top w:val="none" w:sz="0" w:space="0" w:color="auto"/>
        <w:left w:val="none" w:sz="0" w:space="0" w:color="auto"/>
        <w:bottom w:val="none" w:sz="0" w:space="0" w:color="auto"/>
        <w:right w:val="none" w:sz="0" w:space="0" w:color="auto"/>
      </w:divBdr>
    </w:div>
    <w:div w:id="106509126">
      <w:bodyDiv w:val="1"/>
      <w:marLeft w:val="0"/>
      <w:marRight w:val="0"/>
      <w:marTop w:val="0"/>
      <w:marBottom w:val="0"/>
      <w:divBdr>
        <w:top w:val="none" w:sz="0" w:space="0" w:color="auto"/>
        <w:left w:val="none" w:sz="0" w:space="0" w:color="auto"/>
        <w:bottom w:val="none" w:sz="0" w:space="0" w:color="auto"/>
        <w:right w:val="none" w:sz="0" w:space="0" w:color="auto"/>
      </w:divBdr>
    </w:div>
    <w:div w:id="134765912">
      <w:bodyDiv w:val="1"/>
      <w:marLeft w:val="0"/>
      <w:marRight w:val="0"/>
      <w:marTop w:val="0"/>
      <w:marBottom w:val="0"/>
      <w:divBdr>
        <w:top w:val="none" w:sz="0" w:space="0" w:color="auto"/>
        <w:left w:val="none" w:sz="0" w:space="0" w:color="auto"/>
        <w:bottom w:val="none" w:sz="0" w:space="0" w:color="auto"/>
        <w:right w:val="none" w:sz="0" w:space="0" w:color="auto"/>
      </w:divBdr>
    </w:div>
    <w:div w:id="159472035">
      <w:bodyDiv w:val="1"/>
      <w:marLeft w:val="0"/>
      <w:marRight w:val="0"/>
      <w:marTop w:val="0"/>
      <w:marBottom w:val="0"/>
      <w:divBdr>
        <w:top w:val="none" w:sz="0" w:space="0" w:color="auto"/>
        <w:left w:val="none" w:sz="0" w:space="0" w:color="auto"/>
        <w:bottom w:val="none" w:sz="0" w:space="0" w:color="auto"/>
        <w:right w:val="none" w:sz="0" w:space="0" w:color="auto"/>
      </w:divBdr>
    </w:div>
    <w:div w:id="198859680">
      <w:bodyDiv w:val="1"/>
      <w:marLeft w:val="0"/>
      <w:marRight w:val="0"/>
      <w:marTop w:val="0"/>
      <w:marBottom w:val="0"/>
      <w:divBdr>
        <w:top w:val="none" w:sz="0" w:space="0" w:color="auto"/>
        <w:left w:val="none" w:sz="0" w:space="0" w:color="auto"/>
        <w:bottom w:val="none" w:sz="0" w:space="0" w:color="auto"/>
        <w:right w:val="none" w:sz="0" w:space="0" w:color="auto"/>
      </w:divBdr>
    </w:div>
    <w:div w:id="229967029">
      <w:bodyDiv w:val="1"/>
      <w:marLeft w:val="0"/>
      <w:marRight w:val="0"/>
      <w:marTop w:val="0"/>
      <w:marBottom w:val="0"/>
      <w:divBdr>
        <w:top w:val="none" w:sz="0" w:space="0" w:color="auto"/>
        <w:left w:val="none" w:sz="0" w:space="0" w:color="auto"/>
        <w:bottom w:val="none" w:sz="0" w:space="0" w:color="auto"/>
        <w:right w:val="none" w:sz="0" w:space="0" w:color="auto"/>
      </w:divBdr>
    </w:div>
    <w:div w:id="230307922">
      <w:bodyDiv w:val="1"/>
      <w:marLeft w:val="0"/>
      <w:marRight w:val="0"/>
      <w:marTop w:val="0"/>
      <w:marBottom w:val="0"/>
      <w:divBdr>
        <w:top w:val="none" w:sz="0" w:space="0" w:color="auto"/>
        <w:left w:val="none" w:sz="0" w:space="0" w:color="auto"/>
        <w:bottom w:val="none" w:sz="0" w:space="0" w:color="auto"/>
        <w:right w:val="none" w:sz="0" w:space="0" w:color="auto"/>
      </w:divBdr>
    </w:div>
    <w:div w:id="235165448">
      <w:bodyDiv w:val="1"/>
      <w:marLeft w:val="0"/>
      <w:marRight w:val="0"/>
      <w:marTop w:val="0"/>
      <w:marBottom w:val="0"/>
      <w:divBdr>
        <w:top w:val="none" w:sz="0" w:space="0" w:color="auto"/>
        <w:left w:val="none" w:sz="0" w:space="0" w:color="auto"/>
        <w:bottom w:val="none" w:sz="0" w:space="0" w:color="auto"/>
        <w:right w:val="none" w:sz="0" w:space="0" w:color="auto"/>
      </w:divBdr>
    </w:div>
    <w:div w:id="273824268">
      <w:bodyDiv w:val="1"/>
      <w:marLeft w:val="0"/>
      <w:marRight w:val="0"/>
      <w:marTop w:val="0"/>
      <w:marBottom w:val="0"/>
      <w:divBdr>
        <w:top w:val="none" w:sz="0" w:space="0" w:color="auto"/>
        <w:left w:val="none" w:sz="0" w:space="0" w:color="auto"/>
        <w:bottom w:val="none" w:sz="0" w:space="0" w:color="auto"/>
        <w:right w:val="none" w:sz="0" w:space="0" w:color="auto"/>
      </w:divBdr>
    </w:div>
    <w:div w:id="435105226">
      <w:bodyDiv w:val="1"/>
      <w:marLeft w:val="0"/>
      <w:marRight w:val="0"/>
      <w:marTop w:val="0"/>
      <w:marBottom w:val="0"/>
      <w:divBdr>
        <w:top w:val="none" w:sz="0" w:space="0" w:color="auto"/>
        <w:left w:val="none" w:sz="0" w:space="0" w:color="auto"/>
        <w:bottom w:val="none" w:sz="0" w:space="0" w:color="auto"/>
        <w:right w:val="none" w:sz="0" w:space="0" w:color="auto"/>
      </w:divBdr>
    </w:div>
    <w:div w:id="571813726">
      <w:bodyDiv w:val="1"/>
      <w:marLeft w:val="0"/>
      <w:marRight w:val="0"/>
      <w:marTop w:val="0"/>
      <w:marBottom w:val="0"/>
      <w:divBdr>
        <w:top w:val="none" w:sz="0" w:space="0" w:color="auto"/>
        <w:left w:val="none" w:sz="0" w:space="0" w:color="auto"/>
        <w:bottom w:val="none" w:sz="0" w:space="0" w:color="auto"/>
        <w:right w:val="none" w:sz="0" w:space="0" w:color="auto"/>
      </w:divBdr>
    </w:div>
    <w:div w:id="603148249">
      <w:bodyDiv w:val="1"/>
      <w:marLeft w:val="0"/>
      <w:marRight w:val="0"/>
      <w:marTop w:val="0"/>
      <w:marBottom w:val="0"/>
      <w:divBdr>
        <w:top w:val="none" w:sz="0" w:space="0" w:color="auto"/>
        <w:left w:val="none" w:sz="0" w:space="0" w:color="auto"/>
        <w:bottom w:val="none" w:sz="0" w:space="0" w:color="auto"/>
        <w:right w:val="none" w:sz="0" w:space="0" w:color="auto"/>
      </w:divBdr>
    </w:div>
    <w:div w:id="688020698">
      <w:bodyDiv w:val="1"/>
      <w:marLeft w:val="0"/>
      <w:marRight w:val="0"/>
      <w:marTop w:val="0"/>
      <w:marBottom w:val="0"/>
      <w:divBdr>
        <w:top w:val="none" w:sz="0" w:space="0" w:color="auto"/>
        <w:left w:val="none" w:sz="0" w:space="0" w:color="auto"/>
        <w:bottom w:val="none" w:sz="0" w:space="0" w:color="auto"/>
        <w:right w:val="none" w:sz="0" w:space="0" w:color="auto"/>
      </w:divBdr>
    </w:div>
    <w:div w:id="691489809">
      <w:bodyDiv w:val="1"/>
      <w:marLeft w:val="0"/>
      <w:marRight w:val="0"/>
      <w:marTop w:val="0"/>
      <w:marBottom w:val="0"/>
      <w:divBdr>
        <w:top w:val="none" w:sz="0" w:space="0" w:color="auto"/>
        <w:left w:val="none" w:sz="0" w:space="0" w:color="auto"/>
        <w:bottom w:val="none" w:sz="0" w:space="0" w:color="auto"/>
        <w:right w:val="none" w:sz="0" w:space="0" w:color="auto"/>
      </w:divBdr>
    </w:div>
    <w:div w:id="746996472">
      <w:bodyDiv w:val="1"/>
      <w:marLeft w:val="0"/>
      <w:marRight w:val="0"/>
      <w:marTop w:val="0"/>
      <w:marBottom w:val="0"/>
      <w:divBdr>
        <w:top w:val="none" w:sz="0" w:space="0" w:color="auto"/>
        <w:left w:val="none" w:sz="0" w:space="0" w:color="auto"/>
        <w:bottom w:val="none" w:sz="0" w:space="0" w:color="auto"/>
        <w:right w:val="none" w:sz="0" w:space="0" w:color="auto"/>
      </w:divBdr>
    </w:div>
    <w:div w:id="780299696">
      <w:bodyDiv w:val="1"/>
      <w:marLeft w:val="0"/>
      <w:marRight w:val="0"/>
      <w:marTop w:val="0"/>
      <w:marBottom w:val="0"/>
      <w:divBdr>
        <w:top w:val="none" w:sz="0" w:space="0" w:color="auto"/>
        <w:left w:val="none" w:sz="0" w:space="0" w:color="auto"/>
        <w:bottom w:val="none" w:sz="0" w:space="0" w:color="auto"/>
        <w:right w:val="none" w:sz="0" w:space="0" w:color="auto"/>
      </w:divBdr>
    </w:div>
    <w:div w:id="859054128">
      <w:bodyDiv w:val="1"/>
      <w:marLeft w:val="0"/>
      <w:marRight w:val="0"/>
      <w:marTop w:val="0"/>
      <w:marBottom w:val="0"/>
      <w:divBdr>
        <w:top w:val="none" w:sz="0" w:space="0" w:color="auto"/>
        <w:left w:val="none" w:sz="0" w:space="0" w:color="auto"/>
        <w:bottom w:val="none" w:sz="0" w:space="0" w:color="auto"/>
        <w:right w:val="none" w:sz="0" w:space="0" w:color="auto"/>
      </w:divBdr>
    </w:div>
    <w:div w:id="899562040">
      <w:bodyDiv w:val="1"/>
      <w:marLeft w:val="0"/>
      <w:marRight w:val="0"/>
      <w:marTop w:val="0"/>
      <w:marBottom w:val="0"/>
      <w:divBdr>
        <w:top w:val="none" w:sz="0" w:space="0" w:color="auto"/>
        <w:left w:val="none" w:sz="0" w:space="0" w:color="auto"/>
        <w:bottom w:val="none" w:sz="0" w:space="0" w:color="auto"/>
        <w:right w:val="none" w:sz="0" w:space="0" w:color="auto"/>
      </w:divBdr>
    </w:div>
    <w:div w:id="932476628">
      <w:bodyDiv w:val="1"/>
      <w:marLeft w:val="0"/>
      <w:marRight w:val="0"/>
      <w:marTop w:val="0"/>
      <w:marBottom w:val="0"/>
      <w:divBdr>
        <w:top w:val="none" w:sz="0" w:space="0" w:color="auto"/>
        <w:left w:val="none" w:sz="0" w:space="0" w:color="auto"/>
        <w:bottom w:val="none" w:sz="0" w:space="0" w:color="auto"/>
        <w:right w:val="none" w:sz="0" w:space="0" w:color="auto"/>
      </w:divBdr>
    </w:div>
    <w:div w:id="1146702112">
      <w:bodyDiv w:val="1"/>
      <w:marLeft w:val="0"/>
      <w:marRight w:val="0"/>
      <w:marTop w:val="0"/>
      <w:marBottom w:val="0"/>
      <w:divBdr>
        <w:top w:val="none" w:sz="0" w:space="0" w:color="auto"/>
        <w:left w:val="none" w:sz="0" w:space="0" w:color="auto"/>
        <w:bottom w:val="none" w:sz="0" w:space="0" w:color="auto"/>
        <w:right w:val="none" w:sz="0" w:space="0" w:color="auto"/>
      </w:divBdr>
    </w:div>
    <w:div w:id="1158689317">
      <w:bodyDiv w:val="1"/>
      <w:marLeft w:val="0"/>
      <w:marRight w:val="0"/>
      <w:marTop w:val="0"/>
      <w:marBottom w:val="0"/>
      <w:divBdr>
        <w:top w:val="none" w:sz="0" w:space="0" w:color="auto"/>
        <w:left w:val="none" w:sz="0" w:space="0" w:color="auto"/>
        <w:bottom w:val="none" w:sz="0" w:space="0" w:color="auto"/>
        <w:right w:val="none" w:sz="0" w:space="0" w:color="auto"/>
      </w:divBdr>
    </w:div>
    <w:div w:id="1160317609">
      <w:bodyDiv w:val="1"/>
      <w:marLeft w:val="0"/>
      <w:marRight w:val="0"/>
      <w:marTop w:val="0"/>
      <w:marBottom w:val="0"/>
      <w:divBdr>
        <w:top w:val="none" w:sz="0" w:space="0" w:color="auto"/>
        <w:left w:val="none" w:sz="0" w:space="0" w:color="auto"/>
        <w:bottom w:val="none" w:sz="0" w:space="0" w:color="auto"/>
        <w:right w:val="none" w:sz="0" w:space="0" w:color="auto"/>
      </w:divBdr>
    </w:div>
    <w:div w:id="1206409062">
      <w:bodyDiv w:val="1"/>
      <w:marLeft w:val="0"/>
      <w:marRight w:val="0"/>
      <w:marTop w:val="0"/>
      <w:marBottom w:val="0"/>
      <w:divBdr>
        <w:top w:val="none" w:sz="0" w:space="0" w:color="auto"/>
        <w:left w:val="none" w:sz="0" w:space="0" w:color="auto"/>
        <w:bottom w:val="none" w:sz="0" w:space="0" w:color="auto"/>
        <w:right w:val="none" w:sz="0" w:space="0" w:color="auto"/>
      </w:divBdr>
    </w:div>
    <w:div w:id="1225263039">
      <w:bodyDiv w:val="1"/>
      <w:marLeft w:val="0"/>
      <w:marRight w:val="0"/>
      <w:marTop w:val="0"/>
      <w:marBottom w:val="0"/>
      <w:divBdr>
        <w:top w:val="none" w:sz="0" w:space="0" w:color="auto"/>
        <w:left w:val="none" w:sz="0" w:space="0" w:color="auto"/>
        <w:bottom w:val="none" w:sz="0" w:space="0" w:color="auto"/>
        <w:right w:val="none" w:sz="0" w:space="0" w:color="auto"/>
      </w:divBdr>
    </w:div>
    <w:div w:id="1298142501">
      <w:bodyDiv w:val="1"/>
      <w:marLeft w:val="0"/>
      <w:marRight w:val="0"/>
      <w:marTop w:val="0"/>
      <w:marBottom w:val="0"/>
      <w:divBdr>
        <w:top w:val="none" w:sz="0" w:space="0" w:color="auto"/>
        <w:left w:val="none" w:sz="0" w:space="0" w:color="auto"/>
        <w:bottom w:val="none" w:sz="0" w:space="0" w:color="auto"/>
        <w:right w:val="none" w:sz="0" w:space="0" w:color="auto"/>
      </w:divBdr>
    </w:div>
    <w:div w:id="1374963682">
      <w:bodyDiv w:val="1"/>
      <w:marLeft w:val="0"/>
      <w:marRight w:val="0"/>
      <w:marTop w:val="0"/>
      <w:marBottom w:val="0"/>
      <w:divBdr>
        <w:top w:val="none" w:sz="0" w:space="0" w:color="auto"/>
        <w:left w:val="none" w:sz="0" w:space="0" w:color="auto"/>
        <w:bottom w:val="none" w:sz="0" w:space="0" w:color="auto"/>
        <w:right w:val="none" w:sz="0" w:space="0" w:color="auto"/>
      </w:divBdr>
    </w:div>
    <w:div w:id="1382678863">
      <w:bodyDiv w:val="1"/>
      <w:marLeft w:val="0"/>
      <w:marRight w:val="0"/>
      <w:marTop w:val="0"/>
      <w:marBottom w:val="0"/>
      <w:divBdr>
        <w:top w:val="none" w:sz="0" w:space="0" w:color="auto"/>
        <w:left w:val="none" w:sz="0" w:space="0" w:color="auto"/>
        <w:bottom w:val="none" w:sz="0" w:space="0" w:color="auto"/>
        <w:right w:val="none" w:sz="0" w:space="0" w:color="auto"/>
      </w:divBdr>
    </w:div>
    <w:div w:id="1480616350">
      <w:bodyDiv w:val="1"/>
      <w:marLeft w:val="0"/>
      <w:marRight w:val="0"/>
      <w:marTop w:val="0"/>
      <w:marBottom w:val="0"/>
      <w:divBdr>
        <w:top w:val="none" w:sz="0" w:space="0" w:color="auto"/>
        <w:left w:val="none" w:sz="0" w:space="0" w:color="auto"/>
        <w:bottom w:val="none" w:sz="0" w:space="0" w:color="auto"/>
        <w:right w:val="none" w:sz="0" w:space="0" w:color="auto"/>
      </w:divBdr>
    </w:div>
    <w:div w:id="1503663937">
      <w:bodyDiv w:val="1"/>
      <w:marLeft w:val="0"/>
      <w:marRight w:val="0"/>
      <w:marTop w:val="0"/>
      <w:marBottom w:val="0"/>
      <w:divBdr>
        <w:top w:val="none" w:sz="0" w:space="0" w:color="auto"/>
        <w:left w:val="none" w:sz="0" w:space="0" w:color="auto"/>
        <w:bottom w:val="none" w:sz="0" w:space="0" w:color="auto"/>
        <w:right w:val="none" w:sz="0" w:space="0" w:color="auto"/>
      </w:divBdr>
    </w:div>
    <w:div w:id="1609313713">
      <w:bodyDiv w:val="1"/>
      <w:marLeft w:val="0"/>
      <w:marRight w:val="0"/>
      <w:marTop w:val="0"/>
      <w:marBottom w:val="0"/>
      <w:divBdr>
        <w:top w:val="none" w:sz="0" w:space="0" w:color="auto"/>
        <w:left w:val="none" w:sz="0" w:space="0" w:color="auto"/>
        <w:bottom w:val="none" w:sz="0" w:space="0" w:color="auto"/>
        <w:right w:val="none" w:sz="0" w:space="0" w:color="auto"/>
      </w:divBdr>
    </w:div>
    <w:div w:id="1674333222">
      <w:bodyDiv w:val="1"/>
      <w:marLeft w:val="0"/>
      <w:marRight w:val="0"/>
      <w:marTop w:val="0"/>
      <w:marBottom w:val="0"/>
      <w:divBdr>
        <w:top w:val="none" w:sz="0" w:space="0" w:color="auto"/>
        <w:left w:val="none" w:sz="0" w:space="0" w:color="auto"/>
        <w:bottom w:val="none" w:sz="0" w:space="0" w:color="auto"/>
        <w:right w:val="none" w:sz="0" w:space="0" w:color="auto"/>
      </w:divBdr>
    </w:div>
    <w:div w:id="1780761783">
      <w:bodyDiv w:val="1"/>
      <w:marLeft w:val="0"/>
      <w:marRight w:val="0"/>
      <w:marTop w:val="0"/>
      <w:marBottom w:val="0"/>
      <w:divBdr>
        <w:top w:val="none" w:sz="0" w:space="0" w:color="auto"/>
        <w:left w:val="none" w:sz="0" w:space="0" w:color="auto"/>
        <w:bottom w:val="none" w:sz="0" w:space="0" w:color="auto"/>
        <w:right w:val="none" w:sz="0" w:space="0" w:color="auto"/>
      </w:divBdr>
    </w:div>
    <w:div w:id="1813523074">
      <w:bodyDiv w:val="1"/>
      <w:marLeft w:val="0"/>
      <w:marRight w:val="0"/>
      <w:marTop w:val="0"/>
      <w:marBottom w:val="0"/>
      <w:divBdr>
        <w:top w:val="none" w:sz="0" w:space="0" w:color="auto"/>
        <w:left w:val="none" w:sz="0" w:space="0" w:color="auto"/>
        <w:bottom w:val="none" w:sz="0" w:space="0" w:color="auto"/>
        <w:right w:val="none" w:sz="0" w:space="0" w:color="auto"/>
      </w:divBdr>
    </w:div>
    <w:div w:id="1851262421">
      <w:bodyDiv w:val="1"/>
      <w:marLeft w:val="0"/>
      <w:marRight w:val="0"/>
      <w:marTop w:val="0"/>
      <w:marBottom w:val="0"/>
      <w:divBdr>
        <w:top w:val="none" w:sz="0" w:space="0" w:color="auto"/>
        <w:left w:val="none" w:sz="0" w:space="0" w:color="auto"/>
        <w:bottom w:val="none" w:sz="0" w:space="0" w:color="auto"/>
        <w:right w:val="none" w:sz="0" w:space="0" w:color="auto"/>
      </w:divBdr>
    </w:div>
    <w:div w:id="1860504468">
      <w:bodyDiv w:val="1"/>
      <w:marLeft w:val="0"/>
      <w:marRight w:val="0"/>
      <w:marTop w:val="0"/>
      <w:marBottom w:val="0"/>
      <w:divBdr>
        <w:top w:val="none" w:sz="0" w:space="0" w:color="auto"/>
        <w:left w:val="none" w:sz="0" w:space="0" w:color="auto"/>
        <w:bottom w:val="none" w:sz="0" w:space="0" w:color="auto"/>
        <w:right w:val="none" w:sz="0" w:space="0" w:color="auto"/>
      </w:divBdr>
    </w:div>
    <w:div w:id="1897081304">
      <w:bodyDiv w:val="1"/>
      <w:marLeft w:val="0"/>
      <w:marRight w:val="0"/>
      <w:marTop w:val="0"/>
      <w:marBottom w:val="0"/>
      <w:divBdr>
        <w:top w:val="none" w:sz="0" w:space="0" w:color="auto"/>
        <w:left w:val="none" w:sz="0" w:space="0" w:color="auto"/>
        <w:bottom w:val="none" w:sz="0" w:space="0" w:color="auto"/>
        <w:right w:val="none" w:sz="0" w:space="0" w:color="auto"/>
      </w:divBdr>
    </w:div>
    <w:div w:id="2079402215">
      <w:bodyDiv w:val="1"/>
      <w:marLeft w:val="0"/>
      <w:marRight w:val="0"/>
      <w:marTop w:val="0"/>
      <w:marBottom w:val="0"/>
      <w:divBdr>
        <w:top w:val="none" w:sz="0" w:space="0" w:color="auto"/>
        <w:left w:val="none" w:sz="0" w:space="0" w:color="auto"/>
        <w:bottom w:val="none" w:sz="0" w:space="0" w:color="auto"/>
        <w:right w:val="none" w:sz="0" w:space="0" w:color="auto"/>
      </w:divBdr>
    </w:div>
    <w:div w:id="212750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E8243-310F-4531-B822-43CE1C7A0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33</Pages>
  <Words>3035</Words>
  <Characters>17302</Characters>
  <Application>Microsoft Office Word</Application>
  <DocSecurity>0</DocSecurity>
  <Lines>144</Lines>
  <Paragraphs>40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ソフトウェアアーキテクチャ設計仕様書</vt:lpstr>
      <vt:lpstr>ソフトウェアアーキテクチャ設計仕様書</vt:lpstr>
    </vt:vector>
  </TitlesOfParts>
  <Company>Microsoft</Company>
  <LinksUpToDate>false</LinksUpToDate>
  <CharactersWithSpaces>20297</CharactersWithSpaces>
  <SharedDoc>false</SharedDoc>
  <HLinks>
    <vt:vector size="168" baseType="variant">
      <vt:variant>
        <vt:i4>1507383</vt:i4>
      </vt:variant>
      <vt:variant>
        <vt:i4>167</vt:i4>
      </vt:variant>
      <vt:variant>
        <vt:i4>0</vt:i4>
      </vt:variant>
      <vt:variant>
        <vt:i4>5</vt:i4>
      </vt:variant>
      <vt:variant>
        <vt:lpwstr/>
      </vt:variant>
      <vt:variant>
        <vt:lpwstr>_Toc526359189</vt:lpwstr>
      </vt:variant>
      <vt:variant>
        <vt:i4>1507383</vt:i4>
      </vt:variant>
      <vt:variant>
        <vt:i4>161</vt:i4>
      </vt:variant>
      <vt:variant>
        <vt:i4>0</vt:i4>
      </vt:variant>
      <vt:variant>
        <vt:i4>5</vt:i4>
      </vt:variant>
      <vt:variant>
        <vt:lpwstr/>
      </vt:variant>
      <vt:variant>
        <vt:lpwstr>_Toc526359188</vt:lpwstr>
      </vt:variant>
      <vt:variant>
        <vt:i4>1507383</vt:i4>
      </vt:variant>
      <vt:variant>
        <vt:i4>155</vt:i4>
      </vt:variant>
      <vt:variant>
        <vt:i4>0</vt:i4>
      </vt:variant>
      <vt:variant>
        <vt:i4>5</vt:i4>
      </vt:variant>
      <vt:variant>
        <vt:lpwstr/>
      </vt:variant>
      <vt:variant>
        <vt:lpwstr>_Toc526359187</vt:lpwstr>
      </vt:variant>
      <vt:variant>
        <vt:i4>1507383</vt:i4>
      </vt:variant>
      <vt:variant>
        <vt:i4>149</vt:i4>
      </vt:variant>
      <vt:variant>
        <vt:i4>0</vt:i4>
      </vt:variant>
      <vt:variant>
        <vt:i4>5</vt:i4>
      </vt:variant>
      <vt:variant>
        <vt:lpwstr/>
      </vt:variant>
      <vt:variant>
        <vt:lpwstr>_Toc526359186</vt:lpwstr>
      </vt:variant>
      <vt:variant>
        <vt:i4>1507383</vt:i4>
      </vt:variant>
      <vt:variant>
        <vt:i4>143</vt:i4>
      </vt:variant>
      <vt:variant>
        <vt:i4>0</vt:i4>
      </vt:variant>
      <vt:variant>
        <vt:i4>5</vt:i4>
      </vt:variant>
      <vt:variant>
        <vt:lpwstr/>
      </vt:variant>
      <vt:variant>
        <vt:lpwstr>_Toc526359185</vt:lpwstr>
      </vt:variant>
      <vt:variant>
        <vt:i4>1507383</vt:i4>
      </vt:variant>
      <vt:variant>
        <vt:i4>137</vt:i4>
      </vt:variant>
      <vt:variant>
        <vt:i4>0</vt:i4>
      </vt:variant>
      <vt:variant>
        <vt:i4>5</vt:i4>
      </vt:variant>
      <vt:variant>
        <vt:lpwstr/>
      </vt:variant>
      <vt:variant>
        <vt:lpwstr>_Toc526359184</vt:lpwstr>
      </vt:variant>
      <vt:variant>
        <vt:i4>1507383</vt:i4>
      </vt:variant>
      <vt:variant>
        <vt:i4>131</vt:i4>
      </vt:variant>
      <vt:variant>
        <vt:i4>0</vt:i4>
      </vt:variant>
      <vt:variant>
        <vt:i4>5</vt:i4>
      </vt:variant>
      <vt:variant>
        <vt:lpwstr/>
      </vt:variant>
      <vt:variant>
        <vt:lpwstr>_Toc526359183</vt:lpwstr>
      </vt:variant>
      <vt:variant>
        <vt:i4>1507383</vt:i4>
      </vt:variant>
      <vt:variant>
        <vt:i4>125</vt:i4>
      </vt:variant>
      <vt:variant>
        <vt:i4>0</vt:i4>
      </vt:variant>
      <vt:variant>
        <vt:i4>5</vt:i4>
      </vt:variant>
      <vt:variant>
        <vt:lpwstr/>
      </vt:variant>
      <vt:variant>
        <vt:lpwstr>_Toc526359182</vt:lpwstr>
      </vt:variant>
      <vt:variant>
        <vt:i4>1507383</vt:i4>
      </vt:variant>
      <vt:variant>
        <vt:i4>119</vt:i4>
      </vt:variant>
      <vt:variant>
        <vt:i4>0</vt:i4>
      </vt:variant>
      <vt:variant>
        <vt:i4>5</vt:i4>
      </vt:variant>
      <vt:variant>
        <vt:lpwstr/>
      </vt:variant>
      <vt:variant>
        <vt:lpwstr>_Toc526359181</vt:lpwstr>
      </vt:variant>
      <vt:variant>
        <vt:i4>1507383</vt:i4>
      </vt:variant>
      <vt:variant>
        <vt:i4>113</vt:i4>
      </vt:variant>
      <vt:variant>
        <vt:i4>0</vt:i4>
      </vt:variant>
      <vt:variant>
        <vt:i4>5</vt:i4>
      </vt:variant>
      <vt:variant>
        <vt:lpwstr/>
      </vt:variant>
      <vt:variant>
        <vt:lpwstr>_Toc526359180</vt:lpwstr>
      </vt:variant>
      <vt:variant>
        <vt:i4>1572919</vt:i4>
      </vt:variant>
      <vt:variant>
        <vt:i4>107</vt:i4>
      </vt:variant>
      <vt:variant>
        <vt:i4>0</vt:i4>
      </vt:variant>
      <vt:variant>
        <vt:i4>5</vt:i4>
      </vt:variant>
      <vt:variant>
        <vt:lpwstr/>
      </vt:variant>
      <vt:variant>
        <vt:lpwstr>_Toc526359179</vt:lpwstr>
      </vt:variant>
      <vt:variant>
        <vt:i4>1572919</vt:i4>
      </vt:variant>
      <vt:variant>
        <vt:i4>101</vt:i4>
      </vt:variant>
      <vt:variant>
        <vt:i4>0</vt:i4>
      </vt:variant>
      <vt:variant>
        <vt:i4>5</vt:i4>
      </vt:variant>
      <vt:variant>
        <vt:lpwstr/>
      </vt:variant>
      <vt:variant>
        <vt:lpwstr>_Toc526359178</vt:lpwstr>
      </vt:variant>
      <vt:variant>
        <vt:i4>1572919</vt:i4>
      </vt:variant>
      <vt:variant>
        <vt:i4>95</vt:i4>
      </vt:variant>
      <vt:variant>
        <vt:i4>0</vt:i4>
      </vt:variant>
      <vt:variant>
        <vt:i4>5</vt:i4>
      </vt:variant>
      <vt:variant>
        <vt:lpwstr/>
      </vt:variant>
      <vt:variant>
        <vt:lpwstr>_Toc526359177</vt:lpwstr>
      </vt:variant>
      <vt:variant>
        <vt:i4>1572919</vt:i4>
      </vt:variant>
      <vt:variant>
        <vt:i4>89</vt:i4>
      </vt:variant>
      <vt:variant>
        <vt:i4>0</vt:i4>
      </vt:variant>
      <vt:variant>
        <vt:i4>5</vt:i4>
      </vt:variant>
      <vt:variant>
        <vt:lpwstr/>
      </vt:variant>
      <vt:variant>
        <vt:lpwstr>_Toc526359176</vt:lpwstr>
      </vt:variant>
      <vt:variant>
        <vt:i4>1572919</vt:i4>
      </vt:variant>
      <vt:variant>
        <vt:i4>83</vt:i4>
      </vt:variant>
      <vt:variant>
        <vt:i4>0</vt:i4>
      </vt:variant>
      <vt:variant>
        <vt:i4>5</vt:i4>
      </vt:variant>
      <vt:variant>
        <vt:lpwstr/>
      </vt:variant>
      <vt:variant>
        <vt:lpwstr>_Toc526359175</vt:lpwstr>
      </vt:variant>
      <vt:variant>
        <vt:i4>1572919</vt:i4>
      </vt:variant>
      <vt:variant>
        <vt:i4>77</vt:i4>
      </vt:variant>
      <vt:variant>
        <vt:i4>0</vt:i4>
      </vt:variant>
      <vt:variant>
        <vt:i4>5</vt:i4>
      </vt:variant>
      <vt:variant>
        <vt:lpwstr/>
      </vt:variant>
      <vt:variant>
        <vt:lpwstr>_Toc526359174</vt:lpwstr>
      </vt:variant>
      <vt:variant>
        <vt:i4>1572919</vt:i4>
      </vt:variant>
      <vt:variant>
        <vt:i4>71</vt:i4>
      </vt:variant>
      <vt:variant>
        <vt:i4>0</vt:i4>
      </vt:variant>
      <vt:variant>
        <vt:i4>5</vt:i4>
      </vt:variant>
      <vt:variant>
        <vt:lpwstr/>
      </vt:variant>
      <vt:variant>
        <vt:lpwstr>_Toc526359173</vt:lpwstr>
      </vt:variant>
      <vt:variant>
        <vt:i4>1572919</vt:i4>
      </vt:variant>
      <vt:variant>
        <vt:i4>65</vt:i4>
      </vt:variant>
      <vt:variant>
        <vt:i4>0</vt:i4>
      </vt:variant>
      <vt:variant>
        <vt:i4>5</vt:i4>
      </vt:variant>
      <vt:variant>
        <vt:lpwstr/>
      </vt:variant>
      <vt:variant>
        <vt:lpwstr>_Toc526359172</vt:lpwstr>
      </vt:variant>
      <vt:variant>
        <vt:i4>1572919</vt:i4>
      </vt:variant>
      <vt:variant>
        <vt:i4>59</vt:i4>
      </vt:variant>
      <vt:variant>
        <vt:i4>0</vt:i4>
      </vt:variant>
      <vt:variant>
        <vt:i4>5</vt:i4>
      </vt:variant>
      <vt:variant>
        <vt:lpwstr/>
      </vt:variant>
      <vt:variant>
        <vt:lpwstr>_Toc526359171</vt:lpwstr>
      </vt:variant>
      <vt:variant>
        <vt:i4>1572919</vt:i4>
      </vt:variant>
      <vt:variant>
        <vt:i4>53</vt:i4>
      </vt:variant>
      <vt:variant>
        <vt:i4>0</vt:i4>
      </vt:variant>
      <vt:variant>
        <vt:i4>5</vt:i4>
      </vt:variant>
      <vt:variant>
        <vt:lpwstr/>
      </vt:variant>
      <vt:variant>
        <vt:lpwstr>_Toc526359170</vt:lpwstr>
      </vt:variant>
      <vt:variant>
        <vt:i4>1638455</vt:i4>
      </vt:variant>
      <vt:variant>
        <vt:i4>47</vt:i4>
      </vt:variant>
      <vt:variant>
        <vt:i4>0</vt:i4>
      </vt:variant>
      <vt:variant>
        <vt:i4>5</vt:i4>
      </vt:variant>
      <vt:variant>
        <vt:lpwstr/>
      </vt:variant>
      <vt:variant>
        <vt:lpwstr>_Toc526359169</vt:lpwstr>
      </vt:variant>
      <vt:variant>
        <vt:i4>1638455</vt:i4>
      </vt:variant>
      <vt:variant>
        <vt:i4>41</vt:i4>
      </vt:variant>
      <vt:variant>
        <vt:i4>0</vt:i4>
      </vt:variant>
      <vt:variant>
        <vt:i4>5</vt:i4>
      </vt:variant>
      <vt:variant>
        <vt:lpwstr/>
      </vt:variant>
      <vt:variant>
        <vt:lpwstr>_Toc526359168</vt:lpwstr>
      </vt:variant>
      <vt:variant>
        <vt:i4>1638455</vt:i4>
      </vt:variant>
      <vt:variant>
        <vt:i4>35</vt:i4>
      </vt:variant>
      <vt:variant>
        <vt:i4>0</vt:i4>
      </vt:variant>
      <vt:variant>
        <vt:i4>5</vt:i4>
      </vt:variant>
      <vt:variant>
        <vt:lpwstr/>
      </vt:variant>
      <vt:variant>
        <vt:lpwstr>_Toc526359167</vt:lpwstr>
      </vt:variant>
      <vt:variant>
        <vt:i4>1638455</vt:i4>
      </vt:variant>
      <vt:variant>
        <vt:i4>29</vt:i4>
      </vt:variant>
      <vt:variant>
        <vt:i4>0</vt:i4>
      </vt:variant>
      <vt:variant>
        <vt:i4>5</vt:i4>
      </vt:variant>
      <vt:variant>
        <vt:lpwstr/>
      </vt:variant>
      <vt:variant>
        <vt:lpwstr>_Toc526359166</vt:lpwstr>
      </vt:variant>
      <vt:variant>
        <vt:i4>1638455</vt:i4>
      </vt:variant>
      <vt:variant>
        <vt:i4>23</vt:i4>
      </vt:variant>
      <vt:variant>
        <vt:i4>0</vt:i4>
      </vt:variant>
      <vt:variant>
        <vt:i4>5</vt:i4>
      </vt:variant>
      <vt:variant>
        <vt:lpwstr/>
      </vt:variant>
      <vt:variant>
        <vt:lpwstr>_Toc526359165</vt:lpwstr>
      </vt:variant>
      <vt:variant>
        <vt:i4>1638455</vt:i4>
      </vt:variant>
      <vt:variant>
        <vt:i4>17</vt:i4>
      </vt:variant>
      <vt:variant>
        <vt:i4>0</vt:i4>
      </vt:variant>
      <vt:variant>
        <vt:i4>5</vt:i4>
      </vt:variant>
      <vt:variant>
        <vt:lpwstr/>
      </vt:variant>
      <vt:variant>
        <vt:lpwstr>_Toc526359164</vt:lpwstr>
      </vt:variant>
      <vt:variant>
        <vt:i4>1638455</vt:i4>
      </vt:variant>
      <vt:variant>
        <vt:i4>11</vt:i4>
      </vt:variant>
      <vt:variant>
        <vt:i4>0</vt:i4>
      </vt:variant>
      <vt:variant>
        <vt:i4>5</vt:i4>
      </vt:variant>
      <vt:variant>
        <vt:lpwstr/>
      </vt:variant>
      <vt:variant>
        <vt:lpwstr>_Toc526359163</vt:lpwstr>
      </vt:variant>
      <vt:variant>
        <vt:i4>1638455</vt:i4>
      </vt:variant>
      <vt:variant>
        <vt:i4>5</vt:i4>
      </vt:variant>
      <vt:variant>
        <vt:i4>0</vt:i4>
      </vt:variant>
      <vt:variant>
        <vt:i4>5</vt:i4>
      </vt:variant>
      <vt:variant>
        <vt:lpwstr/>
      </vt:variant>
      <vt:variant>
        <vt:lpwstr>_Toc526359162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ソフトウェアアーキテクチャ設計仕様書</dc:title>
  <dc:subject>MQF-2005</dc:subject>
  <dc:creator>原田　明宏</dc:creator>
  <cp:lastModifiedBy>user</cp:lastModifiedBy>
  <cp:revision>198</cp:revision>
  <dcterms:created xsi:type="dcterms:W3CDTF">2019-03-18T03:21:00Z</dcterms:created>
  <dcterms:modified xsi:type="dcterms:W3CDTF">2019-03-20T06:31:00Z</dcterms:modified>
</cp:coreProperties>
</file>